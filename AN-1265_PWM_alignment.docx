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343" w:rsidRPr="00F56090" w:rsidRDefault="0067003E" w:rsidP="0067003E">
      <w:pPr>
        <w:pStyle w:val="Heading1Page1"/>
      </w:pPr>
      <w:bookmarkStart w:id="0" w:name="_Toc392507724"/>
      <w:r w:rsidRPr="00F56090">
        <w:t>Introduction</w:t>
      </w:r>
      <w:bookmarkEnd w:id="0"/>
    </w:p>
    <w:p w:rsidR="009A4B27" w:rsidRPr="00F56090" w:rsidRDefault="0067003E" w:rsidP="002B74BD">
      <w:r w:rsidRPr="00F56090">
        <w:t>This applicatio</w:t>
      </w:r>
      <w:bookmarkStart w:id="1" w:name="_GoBack"/>
      <w:bookmarkEnd w:id="1"/>
      <w:r w:rsidRPr="00F56090">
        <w:t xml:space="preserve">n note introduces the main features of the </w:t>
      </w:r>
      <w:r w:rsidR="00432E13" w:rsidRPr="00F56090">
        <w:br/>
      </w:r>
      <w:hyperlink r:id="rId11" w:history="1">
        <w:r w:rsidR="006863D3" w:rsidRPr="00F56090">
          <w:rPr>
            <w:rStyle w:val="ab"/>
            <w:color w:val="0000FF"/>
            <w:spacing w:val="-4"/>
          </w:rPr>
          <w:t>ADSP-CM402F</w:t>
        </w:r>
      </w:hyperlink>
      <w:r w:rsidR="006863D3" w:rsidRPr="00F56090">
        <w:rPr>
          <w:spacing w:val="-4"/>
        </w:rPr>
        <w:t>/</w:t>
      </w:r>
      <w:hyperlink r:id="rId12" w:history="1">
        <w:r w:rsidR="006863D3" w:rsidRPr="00F56090">
          <w:rPr>
            <w:rStyle w:val="ab"/>
            <w:color w:val="0000FF"/>
            <w:spacing w:val="-4"/>
          </w:rPr>
          <w:t>ADSP-CM403F</w:t>
        </w:r>
      </w:hyperlink>
      <w:r w:rsidR="006863D3" w:rsidRPr="00F56090">
        <w:rPr>
          <w:spacing w:val="-4"/>
        </w:rPr>
        <w:t>/</w:t>
      </w:r>
      <w:hyperlink r:id="rId13" w:history="1">
        <w:r w:rsidR="006863D3" w:rsidRPr="00F56090">
          <w:rPr>
            <w:rStyle w:val="ab"/>
            <w:color w:val="0000FF"/>
            <w:spacing w:val="-4"/>
          </w:rPr>
          <w:t>ADSP-CM407F</w:t>
        </w:r>
      </w:hyperlink>
      <w:r w:rsidR="006863D3" w:rsidRPr="00F56090">
        <w:rPr>
          <w:spacing w:val="-4"/>
        </w:rPr>
        <w:t>/</w:t>
      </w:r>
      <w:hyperlink r:id="rId14" w:history="1">
        <w:r w:rsidR="006863D3" w:rsidRPr="00F56090">
          <w:rPr>
            <w:rStyle w:val="ab"/>
            <w:color w:val="0000FF"/>
            <w:spacing w:val="-4"/>
          </w:rPr>
          <w:t>ADSP-CM408F</w:t>
        </w:r>
      </w:hyperlink>
      <w:r w:rsidRPr="00F56090">
        <w:t xml:space="preserve"> </w:t>
      </w:r>
      <w:r w:rsidR="00AD61B8" w:rsidRPr="00F56090">
        <w:t>SINC filter</w:t>
      </w:r>
      <w:r w:rsidR="002B74BD" w:rsidRPr="00F56090">
        <w:t>s</w:t>
      </w:r>
      <w:r w:rsidRPr="00F56090">
        <w:t xml:space="preserve">, with a focus on high performance motor control applications. </w:t>
      </w:r>
    </w:p>
    <w:p w:rsidR="0067003E" w:rsidRPr="00F56090" w:rsidRDefault="0067003E" w:rsidP="00DB3295">
      <w:r w:rsidRPr="00F56090">
        <w:t xml:space="preserve">The purpose of this </w:t>
      </w:r>
      <w:r w:rsidR="009A4B27" w:rsidRPr="00F56090">
        <w:t xml:space="preserve">application </w:t>
      </w:r>
      <w:r w:rsidRPr="00F56090">
        <w:t xml:space="preserve">note is to highlight the key </w:t>
      </w:r>
      <w:r w:rsidRPr="00F56090">
        <w:rPr>
          <w:spacing w:val="-4"/>
        </w:rPr>
        <w:t xml:space="preserve">capabilities of the </w:t>
      </w:r>
      <w:r w:rsidR="00AD61B8" w:rsidRPr="00F56090">
        <w:rPr>
          <w:spacing w:val="-4"/>
        </w:rPr>
        <w:t>SINC</w:t>
      </w:r>
      <w:r w:rsidRPr="00F56090">
        <w:rPr>
          <w:spacing w:val="-4"/>
        </w:rPr>
        <w:t xml:space="preserve"> </w:t>
      </w:r>
      <w:r w:rsidR="00AD61B8" w:rsidRPr="00F56090">
        <w:rPr>
          <w:spacing w:val="-4"/>
        </w:rPr>
        <w:t xml:space="preserve">filter </w:t>
      </w:r>
      <w:r w:rsidRPr="00F56090">
        <w:rPr>
          <w:spacing w:val="-4"/>
        </w:rPr>
        <w:t>module and to provide guidance</w:t>
      </w:r>
      <w:r w:rsidRPr="00F56090">
        <w:t xml:space="preserve"> </w:t>
      </w:r>
      <w:r w:rsidRPr="00F56090">
        <w:rPr>
          <w:spacing w:val="-4"/>
        </w:rPr>
        <w:t xml:space="preserve">on </w:t>
      </w:r>
      <w:del w:id="2" w:author="作者">
        <w:r w:rsidRPr="00F56090" w:rsidDel="00DB3295">
          <w:rPr>
            <w:spacing w:val="-4"/>
          </w:rPr>
          <w:delText xml:space="preserve">the use of the </w:delText>
        </w:r>
        <w:r w:rsidR="00AD61B8" w:rsidRPr="00FB5363" w:rsidDel="00DB3295">
          <w:rPr>
            <w:spacing w:val="-4"/>
            <w:highlight w:val="yellow"/>
          </w:rPr>
          <w:delText>SINC filter</w:delText>
        </w:r>
        <w:r w:rsidRPr="00FB5363" w:rsidDel="00DB3295">
          <w:rPr>
            <w:spacing w:val="-4"/>
            <w:highlight w:val="yellow"/>
          </w:rPr>
          <w:delText xml:space="preserve"> drivers provided by </w:delText>
        </w:r>
        <w:r w:rsidR="009A4B27" w:rsidRPr="00FB5363" w:rsidDel="00DB3295">
          <w:rPr>
            <w:spacing w:val="-4"/>
            <w:highlight w:val="yellow"/>
          </w:rPr>
          <w:delText>Analog Devices,</w:delText>
        </w:r>
        <w:r w:rsidR="009A4B27" w:rsidRPr="00FB5363" w:rsidDel="00DB3295">
          <w:rPr>
            <w:highlight w:val="yellow"/>
          </w:rPr>
          <w:delText xml:space="preserve"> Inc</w:delText>
        </w:r>
      </w:del>
      <w:ins w:id="3" w:author="作者">
        <w:r w:rsidR="00DB3295">
          <w:rPr>
            <w:spacing w:val="-4"/>
          </w:rPr>
          <w:t>how to configure the SINC filter though software</w:t>
        </w:r>
      </w:ins>
      <w:r w:rsidR="003B377C" w:rsidRPr="003B377C">
        <w:rPr>
          <w:rPrChange w:id="4" w:author="作者">
            <w:rPr>
              <w:highlight w:val="yellow"/>
            </w:rPr>
          </w:rPrChange>
        </w:rPr>
        <w:t>.</w:t>
      </w:r>
      <w:r w:rsidRPr="00F56090">
        <w:t xml:space="preserve"> </w:t>
      </w:r>
      <w:r w:rsidR="009A4B27" w:rsidRPr="00F56090">
        <w:rPr>
          <w:spacing w:val="-2"/>
        </w:rPr>
        <w:t>For more information about</w:t>
      </w:r>
      <w:r w:rsidRPr="00F56090">
        <w:rPr>
          <w:spacing w:val="-2"/>
        </w:rPr>
        <w:t xml:space="preserve"> the full range of </w:t>
      </w:r>
      <w:r w:rsidR="00AD61B8" w:rsidRPr="00F56090">
        <w:rPr>
          <w:spacing w:val="-2"/>
        </w:rPr>
        <w:t>SINC filter</w:t>
      </w:r>
      <w:r w:rsidRPr="00F56090">
        <w:rPr>
          <w:spacing w:val="-2"/>
        </w:rPr>
        <w:t xml:space="preserve"> features</w:t>
      </w:r>
      <w:r w:rsidRPr="00F56090">
        <w:t xml:space="preserve"> and configuration registers</w:t>
      </w:r>
      <w:r w:rsidR="009A4B27" w:rsidRPr="00F56090">
        <w:t>, see</w:t>
      </w:r>
      <w:r w:rsidRPr="00F56090">
        <w:t xml:space="preserve"> the </w:t>
      </w:r>
      <w:hyperlink r:id="rId15" w:history="1">
        <w:r w:rsidR="004570F0" w:rsidRPr="00F56090">
          <w:rPr>
            <w:rStyle w:val="ab"/>
            <w:color w:val="0000FF"/>
          </w:rPr>
          <w:t>ADSP-CM40x Mixed-Signal Control Processor with ARM Cortex-M4 Hardware Reference Manual</w:t>
        </w:r>
      </w:hyperlink>
      <w:r w:rsidR="00E53D61" w:rsidRPr="00F56090">
        <w:t xml:space="preserve"> and </w:t>
      </w:r>
      <w:r w:rsidR="009A4B27" w:rsidRPr="00F56090">
        <w:t>the documentation with</w:t>
      </w:r>
      <w:r w:rsidR="00E53D61" w:rsidRPr="00F56090">
        <w:t xml:space="preserve">in the </w:t>
      </w:r>
      <w:hyperlink r:id="rId16" w:history="1">
        <w:r w:rsidR="004570F0" w:rsidRPr="00F56090">
          <w:rPr>
            <w:rStyle w:val="ab"/>
            <w:color w:val="0000FF"/>
          </w:rPr>
          <w:t>ADSP-</w:t>
        </w:r>
        <w:r w:rsidR="008D56D1" w:rsidRPr="00F56090">
          <w:rPr>
            <w:rStyle w:val="ab"/>
            <w:color w:val="0000FF"/>
          </w:rPr>
          <w:t>CM40x Enablement Software</w:t>
        </w:r>
        <w:r w:rsidR="007D4344" w:rsidRPr="00F56090">
          <w:rPr>
            <w:rStyle w:val="ab"/>
            <w:color w:val="0000FF"/>
          </w:rPr>
          <w:t xml:space="preserve"> package</w:t>
        </w:r>
      </w:hyperlink>
      <w:r w:rsidR="007D4344" w:rsidRPr="00F56090">
        <w:t>.</w:t>
      </w:r>
    </w:p>
    <w:p w:rsidR="00B2000D" w:rsidRPr="00F56090" w:rsidRDefault="007F4E09" w:rsidP="007F4E09">
      <w:r w:rsidRPr="00F56090">
        <w:t>Each</w:t>
      </w:r>
      <w:r w:rsidR="00B2000D" w:rsidRPr="00F56090">
        <w:t xml:space="preserve"> </w:t>
      </w:r>
      <w:hyperlink r:id="rId17" w:history="1">
        <w:r w:rsidR="00DD7691" w:rsidRPr="00F56090">
          <w:rPr>
            <w:rStyle w:val="ab"/>
            <w:color w:val="0000FF"/>
          </w:rPr>
          <w:t>ADSP-CM402F</w:t>
        </w:r>
      </w:hyperlink>
      <w:r w:rsidR="00DD7691" w:rsidRPr="00F56090">
        <w:t>/</w:t>
      </w:r>
      <w:hyperlink r:id="rId18" w:history="1">
        <w:r w:rsidR="00DD7691" w:rsidRPr="00F56090">
          <w:rPr>
            <w:rStyle w:val="ab"/>
            <w:color w:val="0000FF"/>
          </w:rPr>
          <w:t>ADSP-CM403F</w:t>
        </w:r>
      </w:hyperlink>
      <w:r w:rsidR="00DD7691" w:rsidRPr="00F56090">
        <w:t>/</w:t>
      </w:r>
      <w:hyperlink r:id="rId19" w:history="1">
        <w:r w:rsidR="00DD7691" w:rsidRPr="00F56090">
          <w:rPr>
            <w:rStyle w:val="ab"/>
            <w:color w:val="0000FF"/>
          </w:rPr>
          <w:t>ADSP-CM407F</w:t>
        </w:r>
      </w:hyperlink>
      <w:r w:rsidR="00DD7691" w:rsidRPr="00F56090">
        <w:t>/</w:t>
      </w:r>
      <w:r w:rsidR="00432E13" w:rsidRPr="00F56090">
        <w:br/>
      </w:r>
      <w:hyperlink r:id="rId20" w:history="1">
        <w:r w:rsidR="00DD7691" w:rsidRPr="00F56090">
          <w:rPr>
            <w:rStyle w:val="ab"/>
            <w:color w:val="0000FF"/>
          </w:rPr>
          <w:t>ADSP-CM408F</w:t>
        </w:r>
      </w:hyperlink>
      <w:r w:rsidR="00DD7691" w:rsidRPr="00F56090">
        <w:t xml:space="preserve"> </w:t>
      </w:r>
      <w:r w:rsidR="00B2000D" w:rsidRPr="00F56090">
        <w:t xml:space="preserve">SINC filter </w:t>
      </w:r>
      <w:r w:rsidRPr="00F56090">
        <w:t xml:space="preserve">is part of a </w:t>
      </w:r>
      <w:r w:rsidR="00B2000D" w:rsidRPr="00F56090">
        <w:t xml:space="preserve">complete motor current feedback subsystem that includes a </w:t>
      </w:r>
      <w:r w:rsidR="0063696E" w:rsidRPr="00F56090">
        <w:t xml:space="preserve">current </w:t>
      </w:r>
      <w:r w:rsidR="00B2000D" w:rsidRPr="00F56090">
        <w:t>shunt</w:t>
      </w:r>
      <w:r w:rsidR="0063696E" w:rsidRPr="00F56090">
        <w:t xml:space="preserve">, </w:t>
      </w:r>
      <w:r w:rsidR="00B2000D" w:rsidRPr="00F56090">
        <w:t>a modulator to digitize and isolate the signal</w:t>
      </w:r>
      <w:r w:rsidR="00DD7691" w:rsidRPr="00F56090">
        <w:t>,</w:t>
      </w:r>
      <w:r w:rsidR="00B2000D" w:rsidRPr="00F56090">
        <w:t xml:space="preserve"> and </w:t>
      </w:r>
      <w:r w:rsidRPr="00F56090">
        <w:t>the SINC</w:t>
      </w:r>
      <w:r w:rsidR="00EB3AC8" w:rsidRPr="00F56090">
        <w:t xml:space="preserve"> </w:t>
      </w:r>
      <w:r w:rsidR="00B2000D" w:rsidRPr="00F56090">
        <w:t xml:space="preserve">filter to decode the bit stream and present it to the </w:t>
      </w:r>
      <w:r w:rsidR="00B2000D" w:rsidRPr="00F56090">
        <w:lastRenderedPageBreak/>
        <w:t>controller.</w:t>
      </w:r>
      <w:r w:rsidR="0063696E" w:rsidRPr="00F56090">
        <w:t xml:space="preserve"> This application note describe</w:t>
      </w:r>
      <w:r w:rsidR="00DD7691" w:rsidRPr="00F56090">
        <w:t>s how to set up the SINC filter</w:t>
      </w:r>
      <w:r w:rsidR="002B74BD" w:rsidRPr="00F56090">
        <w:t>s</w:t>
      </w:r>
      <w:r w:rsidR="00DD7691" w:rsidRPr="00F56090">
        <w:t>.</w:t>
      </w:r>
    </w:p>
    <w:p w:rsidR="009854F7" w:rsidRPr="00F56090" w:rsidRDefault="0029203B" w:rsidP="00F7078E">
      <w:pPr>
        <w:pStyle w:val="Heading1Page1"/>
      </w:pPr>
      <w:bookmarkStart w:id="5" w:name="_Toc392507725"/>
      <w:r w:rsidRPr="00F56090">
        <w:t xml:space="preserve">Motor </w:t>
      </w:r>
      <w:r w:rsidR="0063696E" w:rsidRPr="00F56090">
        <w:t xml:space="preserve">Current </w:t>
      </w:r>
      <w:r w:rsidRPr="00F56090">
        <w:t xml:space="preserve">Control </w:t>
      </w:r>
      <w:r w:rsidR="00F7078E" w:rsidRPr="00F56090">
        <w:t>Application</w:t>
      </w:r>
      <w:r w:rsidR="000C19B3" w:rsidRPr="00F56090">
        <w:t>s</w:t>
      </w:r>
      <w:bookmarkEnd w:id="5"/>
    </w:p>
    <w:p w:rsidR="00882ECD" w:rsidRPr="00F56090" w:rsidRDefault="003B377C" w:rsidP="008D000B">
      <w:fldSimple w:instr=" REF _Ref359849021 \h  \* MERGEFORMAT ">
        <w:r w:rsidR="009D54F2" w:rsidRPr="00F56090">
          <w:t xml:space="preserve">Figure </w:t>
        </w:r>
        <w:r w:rsidR="009D54F2">
          <w:t>1</w:t>
        </w:r>
      </w:fldSimple>
      <w:r w:rsidR="0063696E" w:rsidRPr="00F56090">
        <w:t xml:space="preserve"> shows </w:t>
      </w:r>
      <w:r w:rsidR="00DD7691" w:rsidRPr="00F56090">
        <w:t>a simplified</w:t>
      </w:r>
      <w:r w:rsidR="0063696E" w:rsidRPr="00F56090">
        <w:t xml:space="preserve"> schematic of an isolat</w:t>
      </w:r>
      <w:r w:rsidR="00DD7691" w:rsidRPr="00F56090">
        <w:t>ed</w:t>
      </w:r>
      <w:r w:rsidR="0063696E" w:rsidRPr="00F56090">
        <w:t xml:space="preserve"> curre</w:t>
      </w:r>
      <w:r w:rsidR="00882ECD" w:rsidRPr="00F56090">
        <w:t xml:space="preserve">nt feedback system for inverter </w:t>
      </w:r>
      <w:r w:rsidR="0063696E" w:rsidRPr="00F56090">
        <w:t>fed motor drives</w:t>
      </w:r>
      <w:r w:rsidR="009854F7" w:rsidRPr="00F56090">
        <w:t>.</w:t>
      </w:r>
      <w:r w:rsidR="0063696E" w:rsidRPr="00F56090">
        <w:t xml:space="preserve"> </w:t>
      </w:r>
      <w:r w:rsidR="00DD7691" w:rsidRPr="00F56090">
        <w:t xml:space="preserve">The system overcomes the difficulty of isolating </w:t>
      </w:r>
      <w:r w:rsidR="008B51B2" w:rsidRPr="00F56090">
        <w:t>the</w:t>
      </w:r>
      <w:r w:rsidR="00DD7691" w:rsidRPr="00F56090">
        <w:t xml:space="preserve"> analog signal</w:t>
      </w:r>
      <w:r w:rsidR="008B51B2" w:rsidRPr="00F56090">
        <w:t xml:space="preserve"> that is generated across the current shunt from the high voltage common signal that is generated by the switching power inverter</w:t>
      </w:r>
      <w:r w:rsidR="00D233A8" w:rsidRPr="00F56090">
        <w:t>. It accomplishes this</w:t>
      </w:r>
      <w:r w:rsidR="008B51B2" w:rsidRPr="00F56090">
        <w:t xml:space="preserve"> by</w:t>
      </w:r>
      <w:r w:rsidR="00D233A8" w:rsidRPr="00F56090">
        <w:t xml:space="preserve"> converting the signal using isolat</w:t>
      </w:r>
      <w:r w:rsidR="008D000B" w:rsidRPr="00F56090">
        <w:t>ed</w:t>
      </w:r>
      <w:r w:rsidR="00D233A8" w:rsidRPr="00F56090">
        <w:t xml:space="preserve"> </w:t>
      </w:r>
      <w:r w:rsidR="00882ECD" w:rsidRPr="00F56090">
        <w:t>Σ</w:t>
      </w:r>
      <w:r w:rsidR="00D233A8" w:rsidRPr="00F56090">
        <w:t>-</w:t>
      </w:r>
      <w:r w:rsidR="00882ECD" w:rsidRPr="00F56090">
        <w:t>Δ</w:t>
      </w:r>
      <w:r w:rsidR="00D233A8" w:rsidRPr="00F56090">
        <w:t xml:space="preserve"> modulators and then transmitting a digital signal across the isolation barrier. </w:t>
      </w:r>
    </w:p>
    <w:p w:rsidR="000C19B3" w:rsidRPr="00F56090" w:rsidRDefault="000C19B3" w:rsidP="000F5B4A">
      <w:r w:rsidRPr="00F56090">
        <w:rPr>
          <w:spacing w:val="-4"/>
        </w:rPr>
        <w:t>The Σ-Δ modulators generate a modulated bit stream as a function</w:t>
      </w:r>
      <w:r w:rsidRPr="00F56090">
        <w:t xml:space="preserve"> of the input voltage and transmit the signal across the isolation barrier to a filter circuit on the low voltage side. The SINC filter filters the bit stream from a second order modulator, such as the </w:t>
      </w:r>
      <w:r w:rsidR="003B377C" w:rsidRPr="003B377C">
        <w:fldChar w:fldCharType="begin"/>
      </w:r>
      <w:ins w:id="6" w:author="作者">
        <w:r w:rsidR="00B703C4">
          <w:instrText>HYPERLINK "http://www.analog.com/AD7403?doc=AN-1265.pdf"</w:instrText>
        </w:r>
      </w:ins>
      <w:del w:id="7" w:author="作者">
        <w:r w:rsidR="000B2502" w:rsidDel="00B703C4">
          <w:delInstrText xml:space="preserve"> HYPERLINK "http://www.analog.com/AD7401A?doc=AN-1265.pdf" </w:delInstrText>
        </w:r>
      </w:del>
      <w:r w:rsidR="003B377C" w:rsidRPr="003B377C">
        <w:fldChar w:fldCharType="separate"/>
      </w:r>
      <w:del w:id="8" w:author="作者">
        <w:r w:rsidRPr="00F56090" w:rsidDel="00B703C4">
          <w:rPr>
            <w:rStyle w:val="ab"/>
            <w:color w:val="0000FF"/>
          </w:rPr>
          <w:delText>AD7401A</w:delText>
        </w:r>
      </w:del>
      <w:ins w:id="9" w:author="作者">
        <w:r w:rsidR="00B703C4">
          <w:rPr>
            <w:rStyle w:val="ab"/>
            <w:color w:val="0000FF"/>
          </w:rPr>
          <w:t>AD7403</w:t>
        </w:r>
      </w:ins>
      <w:r w:rsidR="003B377C">
        <w:rPr>
          <w:rStyle w:val="ab"/>
          <w:color w:val="0000FF"/>
        </w:rPr>
        <w:fldChar w:fldCharType="end"/>
      </w:r>
      <w:r w:rsidRPr="00F56090">
        <w:t xml:space="preserve">, to recover a 16-bit digital signal that represents the motor winding current. </w:t>
      </w:r>
    </w:p>
    <w:p w:rsidR="00F7078E" w:rsidRPr="00F56090" w:rsidRDefault="00F7078E" w:rsidP="00076385">
      <w:pPr>
        <w:pStyle w:val="Figure"/>
        <w:sectPr w:rsidR="00F7078E" w:rsidRPr="00F56090" w:rsidSect="00F56090">
          <w:headerReference w:type="even" r:id="rId21"/>
          <w:headerReference w:type="default" r:id="rId22"/>
          <w:footerReference w:type="even" r:id="rId23"/>
          <w:footerReference w:type="default" r:id="rId24"/>
          <w:headerReference w:type="first" r:id="rId25"/>
          <w:footerReference w:type="first" r:id="rId26"/>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0C19B3" w:rsidRPr="00F56090" w:rsidRDefault="000C19B3" w:rsidP="000C19B3"/>
    <w:p w:rsidR="004D48F2" w:rsidRPr="00F56090" w:rsidRDefault="0046097D" w:rsidP="00076385">
      <w:pPr>
        <w:pStyle w:val="Figure"/>
      </w:pPr>
      <w:del w:id="14" w:author="作者">
        <w:r>
          <w:rPr>
            <w:noProof/>
            <w:lang w:eastAsia="zh-CN"/>
            <w:rPrChange w:id="15" w:author="Unknown">
              <w:rPr>
                <w:rFonts w:ascii="Minion Pro" w:hAnsi="Minion Pro" w:cs="Times New Roman"/>
                <w:i w:val="0"/>
                <w:iCs w:val="0"/>
                <w:noProof/>
                <w:kern w:val="18"/>
                <w:sz w:val="19"/>
                <w:szCs w:val="19"/>
                <w:lang w:eastAsia="zh-CN"/>
              </w:rPr>
            </w:rPrChange>
          </w:rPr>
          <w:drawing>
            <wp:inline distT="0" distB="0" distL="0" distR="0">
              <wp:extent cx="4188376" cy="333731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1-001.emf"/>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8376" cy="3337313"/>
                      </a:xfrm>
                      <a:prstGeom prst="rect">
                        <a:avLst/>
                      </a:prstGeom>
                    </pic:spPr>
                  </pic:pic>
                </a:graphicData>
              </a:graphic>
            </wp:inline>
          </w:drawing>
        </w:r>
      </w:del>
      <w:ins w:id="16" w:author="作者">
        <w:r>
          <w:rPr>
            <w:noProof/>
            <w:lang w:eastAsia="zh-CN"/>
            <w:rPrChange w:id="17" w:author="Unknown">
              <w:rPr>
                <w:rFonts w:ascii="Minion Pro" w:hAnsi="Minion Pro" w:cs="Times New Roman"/>
                <w:i w:val="0"/>
                <w:iCs w:val="0"/>
                <w:noProof/>
                <w:kern w:val="18"/>
                <w:sz w:val="19"/>
                <w:szCs w:val="19"/>
                <w:lang w:eastAsia="zh-CN"/>
              </w:rPr>
            </w:rPrChange>
          </w:rPr>
          <w:drawing>
            <wp:inline distT="0" distB="0" distL="0" distR="0">
              <wp:extent cx="4282440" cy="34556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C_diagrams_HRM.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3184" cy="3464334"/>
                      </a:xfrm>
                      <a:prstGeom prst="rect">
                        <a:avLst/>
                      </a:prstGeom>
                    </pic:spPr>
                  </pic:pic>
                </a:graphicData>
              </a:graphic>
            </wp:inline>
          </w:drawing>
        </w:r>
      </w:ins>
    </w:p>
    <w:p w:rsidR="00950092" w:rsidRPr="00F56090" w:rsidRDefault="004D48F2" w:rsidP="00F750BE">
      <w:pPr>
        <w:pStyle w:val="a5"/>
      </w:pPr>
      <w:bookmarkStart w:id="18" w:name="_Ref359849021"/>
      <w:r w:rsidRPr="00F56090">
        <w:t xml:space="preserve">Figure </w:t>
      </w:r>
      <w:r w:rsidR="003B377C">
        <w:fldChar w:fldCharType="begin"/>
      </w:r>
      <w:r w:rsidR="000B2502">
        <w:instrText xml:space="preserve"> SEQ Figure \* ARABIC </w:instrText>
      </w:r>
      <w:r w:rsidR="003B377C">
        <w:fldChar w:fldCharType="separate"/>
      </w:r>
      <w:r w:rsidR="00461D6B">
        <w:rPr>
          <w:noProof/>
        </w:rPr>
        <w:t>1</w:t>
      </w:r>
      <w:r w:rsidR="003B377C">
        <w:rPr>
          <w:noProof/>
        </w:rPr>
        <w:fldChar w:fldCharType="end"/>
      </w:r>
      <w:bookmarkEnd w:id="18"/>
      <w:r w:rsidR="008B51B2" w:rsidRPr="00F56090">
        <w:t>.</w:t>
      </w:r>
      <w:r w:rsidR="0063696E" w:rsidRPr="00F56090">
        <w:t xml:space="preserve"> Isolated </w:t>
      </w:r>
      <w:r w:rsidR="008B51B2" w:rsidRPr="00F56090">
        <w:t xml:space="preserve">Current Feedback Using </w:t>
      </w:r>
      <w:r w:rsidR="0063696E" w:rsidRPr="00F56090">
        <w:t xml:space="preserve">the </w:t>
      </w:r>
      <w:r w:rsidR="003B377C" w:rsidRPr="003B377C">
        <w:fldChar w:fldCharType="begin"/>
      </w:r>
      <w:ins w:id="19" w:author="作者">
        <w:r w:rsidR="00B703C4">
          <w:instrText>HYPERLINK "http://www.analog.com/AD7403?doc=AN-1265.pdf"</w:instrText>
        </w:r>
      </w:ins>
      <w:del w:id="20" w:author="作者">
        <w:r w:rsidR="000B2502" w:rsidDel="00B703C4">
          <w:delInstrText xml:space="preserve"> HYPERLINK "http://www.analog.com/AD7401A?doc=AN-1265.pdf" </w:delInstrText>
        </w:r>
      </w:del>
      <w:r w:rsidR="003B377C" w:rsidRPr="003B377C">
        <w:fldChar w:fldCharType="separate"/>
      </w:r>
      <w:del w:id="21" w:author="作者">
        <w:r w:rsidR="00882ECD" w:rsidRPr="00F56090" w:rsidDel="00B703C4">
          <w:rPr>
            <w:rStyle w:val="ab"/>
            <w:color w:val="0000FF"/>
          </w:rPr>
          <w:delText>AD7401A</w:delText>
        </w:r>
      </w:del>
      <w:ins w:id="22" w:author="作者">
        <w:r w:rsidR="00B703C4">
          <w:rPr>
            <w:rStyle w:val="ab"/>
            <w:color w:val="0000FF"/>
          </w:rPr>
          <w:t>AD7403</w:t>
        </w:r>
      </w:ins>
      <w:r w:rsidR="003B377C">
        <w:rPr>
          <w:rStyle w:val="ab"/>
          <w:color w:val="0000FF"/>
        </w:rPr>
        <w:fldChar w:fldCharType="end"/>
      </w:r>
    </w:p>
    <w:p w:rsidR="00F7078E" w:rsidRPr="00F56090" w:rsidRDefault="00F7078E" w:rsidP="00F7078E">
      <w:pPr>
        <w:sectPr w:rsidR="00F7078E"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F7078E" w:rsidRPr="00F56090" w:rsidRDefault="00F7078E" w:rsidP="00F7078E">
      <w:pPr>
        <w:pStyle w:val="af"/>
        <w:rPr>
          <w:sz w:val="2"/>
          <w:szCs w:val="2"/>
        </w:rPr>
      </w:pPr>
    </w:p>
    <w:p w:rsidR="00F7078E" w:rsidRPr="00F56090" w:rsidRDefault="00F7078E">
      <w:pPr>
        <w:pStyle w:val="Heading1TOC"/>
      </w:pPr>
      <w:r w:rsidRPr="00F56090">
        <w:lastRenderedPageBreak/>
        <w:t>Table of Contents</w:t>
      </w:r>
    </w:p>
    <w:p w:rsidR="00F7078E" w:rsidRPr="00F56090" w:rsidRDefault="00F7078E">
      <w:pPr>
        <w:pStyle w:val="10"/>
        <w:tabs>
          <w:tab w:val="right" w:leader="dot" w:pos="10430"/>
        </w:tabs>
        <w:sectPr w:rsidR="00F7078E"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3B66E7" w:rsidRDefault="003B377C">
      <w:pPr>
        <w:pStyle w:val="10"/>
        <w:tabs>
          <w:tab w:val="right" w:leader="dot" w:pos="4850"/>
        </w:tabs>
        <w:rPr>
          <w:ins w:id="23" w:author="作者"/>
          <w:rFonts w:asciiTheme="minorHAnsi" w:eastAsiaTheme="minorEastAsia" w:hAnsiTheme="minorHAnsi" w:cstheme="minorBidi"/>
          <w:iCs w:val="0"/>
          <w:noProof/>
          <w:kern w:val="0"/>
          <w:sz w:val="22"/>
          <w:szCs w:val="22"/>
          <w:lang w:eastAsia="zh-TW" w:bidi="he-IL"/>
        </w:rPr>
      </w:pPr>
      <w:r w:rsidRPr="00F56090">
        <w:lastRenderedPageBreak/>
        <w:fldChar w:fldCharType="begin"/>
      </w:r>
      <w:r w:rsidR="00D95987" w:rsidRPr="00F56090">
        <w:instrText xml:space="preserve"> TOC \o "1-2" \h \z \u </w:instrText>
      </w:r>
      <w:r w:rsidRPr="00F56090">
        <w:fldChar w:fldCharType="separate"/>
      </w:r>
      <w:ins w:id="24"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"_Toc392507724"</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Introduction</w:t>
        </w:r>
        <w:r w:rsidR="003B66E7">
          <w:rPr>
            <w:noProof/>
            <w:webHidden/>
          </w:rPr>
          <w:tab/>
        </w:r>
        <w:r>
          <w:rPr>
            <w:noProof/>
            <w:webHidden/>
          </w:rPr>
          <w:fldChar w:fldCharType="begin"/>
        </w:r>
        <w:r w:rsidR="003B66E7">
          <w:rPr>
            <w:noProof/>
            <w:webHidden/>
          </w:rPr>
          <w:instrText xml:space="preserve"> PAGEREF _Toc392507724 \h </w:instrText>
        </w:r>
      </w:ins>
      <w:r>
        <w:rPr>
          <w:noProof/>
          <w:webHidden/>
        </w:rPr>
      </w:r>
      <w:r>
        <w:rPr>
          <w:noProof/>
          <w:webHidden/>
        </w:rPr>
        <w:fldChar w:fldCharType="separate"/>
      </w:r>
      <w:ins w:id="25" w:author="作者">
        <w:r w:rsidR="003B66E7">
          <w:rPr>
            <w:noProof/>
            <w:webHidden/>
          </w:rPr>
          <w:t>1</w:t>
        </w:r>
        <w:r>
          <w:rPr>
            <w:noProof/>
            <w:webHidden/>
          </w:rPr>
          <w:fldChar w:fldCharType="end"/>
        </w:r>
        <w:r w:rsidRPr="007E2E23">
          <w:rPr>
            <w:rStyle w:val="ab"/>
            <w:noProof/>
          </w:rPr>
          <w:fldChar w:fldCharType="end"/>
        </w:r>
      </w:ins>
    </w:p>
    <w:p w:rsidR="003B66E7" w:rsidRDefault="003B377C">
      <w:pPr>
        <w:pStyle w:val="10"/>
        <w:tabs>
          <w:tab w:val="right" w:leader="dot" w:pos="4850"/>
        </w:tabs>
        <w:rPr>
          <w:ins w:id="26" w:author="作者"/>
          <w:rFonts w:asciiTheme="minorHAnsi" w:eastAsiaTheme="minorEastAsia" w:hAnsiTheme="minorHAnsi" w:cstheme="minorBidi"/>
          <w:iCs w:val="0"/>
          <w:noProof/>
          <w:kern w:val="0"/>
          <w:sz w:val="22"/>
          <w:szCs w:val="22"/>
          <w:lang w:eastAsia="zh-TW" w:bidi="he-IL"/>
        </w:rPr>
      </w:pPr>
      <w:ins w:id="27"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"_Toc392507725"</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Motor Current Control Applications</w:t>
        </w:r>
        <w:r w:rsidR="003B66E7">
          <w:rPr>
            <w:noProof/>
            <w:webHidden/>
          </w:rPr>
          <w:tab/>
        </w:r>
        <w:r>
          <w:rPr>
            <w:noProof/>
            <w:webHidden/>
          </w:rPr>
          <w:fldChar w:fldCharType="begin"/>
        </w:r>
        <w:r w:rsidR="003B66E7">
          <w:rPr>
            <w:noProof/>
            <w:webHidden/>
          </w:rPr>
          <w:instrText xml:space="preserve"> PAGEREF _Toc392507725 \h </w:instrText>
        </w:r>
      </w:ins>
      <w:r>
        <w:rPr>
          <w:noProof/>
          <w:webHidden/>
        </w:rPr>
      </w:r>
      <w:r>
        <w:rPr>
          <w:noProof/>
          <w:webHidden/>
        </w:rPr>
        <w:fldChar w:fldCharType="separate"/>
      </w:r>
      <w:ins w:id="28" w:author="作者">
        <w:r w:rsidR="003B66E7">
          <w:rPr>
            <w:noProof/>
            <w:webHidden/>
          </w:rPr>
          <w:t>1</w:t>
        </w:r>
        <w:r>
          <w:rPr>
            <w:noProof/>
            <w:webHidden/>
          </w:rPr>
          <w:fldChar w:fldCharType="end"/>
        </w:r>
        <w:r w:rsidRPr="007E2E23">
          <w:rPr>
            <w:rStyle w:val="ab"/>
            <w:noProof/>
          </w:rPr>
          <w:fldChar w:fldCharType="end"/>
        </w:r>
      </w:ins>
    </w:p>
    <w:p w:rsidR="003B66E7" w:rsidRDefault="003B377C">
      <w:pPr>
        <w:pStyle w:val="10"/>
        <w:tabs>
          <w:tab w:val="right" w:leader="dot" w:pos="4850"/>
        </w:tabs>
        <w:rPr>
          <w:ins w:id="29" w:author="作者"/>
          <w:rFonts w:asciiTheme="minorHAnsi" w:eastAsiaTheme="minorEastAsia" w:hAnsiTheme="minorHAnsi" w:cstheme="minorBidi"/>
          <w:iCs w:val="0"/>
          <w:noProof/>
          <w:kern w:val="0"/>
          <w:sz w:val="22"/>
          <w:szCs w:val="22"/>
          <w:lang w:eastAsia="zh-TW" w:bidi="he-IL"/>
        </w:rPr>
      </w:pPr>
      <w:ins w:id="30"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"_Toc392507726"</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Revision History</w:t>
        </w:r>
        <w:r w:rsidR="003B66E7">
          <w:rPr>
            <w:noProof/>
            <w:webHidden/>
          </w:rPr>
          <w:tab/>
        </w:r>
        <w:r>
          <w:rPr>
            <w:noProof/>
            <w:webHidden/>
          </w:rPr>
          <w:fldChar w:fldCharType="begin"/>
        </w:r>
        <w:r w:rsidR="003B66E7">
          <w:rPr>
            <w:noProof/>
            <w:webHidden/>
          </w:rPr>
          <w:instrText xml:space="preserve"> PAGEREF _Toc392507726 \h </w:instrText>
        </w:r>
      </w:ins>
      <w:r>
        <w:rPr>
          <w:noProof/>
          <w:webHidden/>
        </w:rPr>
      </w:r>
      <w:r>
        <w:rPr>
          <w:noProof/>
          <w:webHidden/>
        </w:rPr>
        <w:fldChar w:fldCharType="separate"/>
      </w:r>
      <w:ins w:id="31" w:author="作者">
        <w:r w:rsidR="003B66E7">
          <w:rPr>
            <w:noProof/>
            <w:webHidden/>
          </w:rPr>
          <w:t>2</w:t>
        </w:r>
        <w:r>
          <w:rPr>
            <w:noProof/>
            <w:webHidden/>
          </w:rPr>
          <w:fldChar w:fldCharType="end"/>
        </w:r>
        <w:r w:rsidRPr="007E2E23">
          <w:rPr>
            <w:rStyle w:val="ab"/>
            <w:noProof/>
          </w:rPr>
          <w:fldChar w:fldCharType="end"/>
        </w:r>
      </w:ins>
    </w:p>
    <w:p w:rsidR="003B66E7" w:rsidRDefault="003B377C">
      <w:pPr>
        <w:pStyle w:val="10"/>
        <w:tabs>
          <w:tab w:val="right" w:leader="dot" w:pos="4850"/>
        </w:tabs>
        <w:rPr>
          <w:ins w:id="32" w:author="作者"/>
          <w:rFonts w:asciiTheme="minorHAnsi" w:eastAsiaTheme="minorEastAsia" w:hAnsiTheme="minorHAnsi" w:cstheme="minorBidi"/>
          <w:iCs w:val="0"/>
          <w:noProof/>
          <w:kern w:val="0"/>
          <w:sz w:val="22"/>
          <w:szCs w:val="22"/>
          <w:lang w:eastAsia="zh-TW" w:bidi="he-IL"/>
        </w:rPr>
      </w:pPr>
      <w:ins w:id="33"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"_Toc392507727"</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Sinc Filter Module Overview</w:t>
        </w:r>
        <w:r w:rsidR="003B66E7">
          <w:rPr>
            <w:noProof/>
            <w:webHidden/>
          </w:rPr>
          <w:tab/>
        </w:r>
        <w:r>
          <w:rPr>
            <w:noProof/>
            <w:webHidden/>
          </w:rPr>
          <w:fldChar w:fldCharType="begin"/>
        </w:r>
        <w:r w:rsidR="003B66E7">
          <w:rPr>
            <w:noProof/>
            <w:webHidden/>
          </w:rPr>
          <w:instrText xml:space="preserve"> PAGEREF _Toc392507727 \h </w:instrText>
        </w:r>
      </w:ins>
      <w:r>
        <w:rPr>
          <w:noProof/>
          <w:webHidden/>
        </w:rPr>
      </w:r>
      <w:r>
        <w:rPr>
          <w:noProof/>
          <w:webHidden/>
        </w:rPr>
        <w:fldChar w:fldCharType="separate"/>
      </w:r>
      <w:ins w:id="34" w:author="作者">
        <w:r w:rsidR="003B66E7">
          <w:rPr>
            <w:noProof/>
            <w:webHidden/>
          </w:rPr>
          <w:t>3</w:t>
        </w:r>
        <w:r>
          <w:rPr>
            <w:noProof/>
            <w:webHidden/>
          </w:rPr>
          <w:fldChar w:fldCharType="end"/>
        </w:r>
        <w:r w:rsidRPr="007E2E23">
          <w:rPr>
            <w:rStyle w:val="ab"/>
            <w:noProof/>
          </w:rPr>
          <w:fldChar w:fldCharType="end"/>
        </w:r>
      </w:ins>
    </w:p>
    <w:p w:rsidR="003B66E7" w:rsidRDefault="003B377C">
      <w:pPr>
        <w:pStyle w:val="10"/>
        <w:tabs>
          <w:tab w:val="right" w:leader="dot" w:pos="4850"/>
        </w:tabs>
        <w:rPr>
          <w:ins w:id="35" w:author="作者"/>
          <w:rFonts w:asciiTheme="minorHAnsi" w:eastAsiaTheme="minorEastAsia" w:hAnsiTheme="minorHAnsi" w:cstheme="minorBidi"/>
          <w:iCs w:val="0"/>
          <w:noProof/>
          <w:kern w:val="0"/>
          <w:sz w:val="22"/>
          <w:szCs w:val="22"/>
          <w:lang w:eastAsia="zh-TW" w:bidi="he-IL"/>
        </w:rPr>
      </w:pPr>
      <w:ins w:id="36"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"_Toc392507728"</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Current Feedback System Overview</w:t>
        </w:r>
        <w:r w:rsidR="003B66E7">
          <w:rPr>
            <w:noProof/>
            <w:webHidden/>
          </w:rPr>
          <w:tab/>
        </w:r>
        <w:r>
          <w:rPr>
            <w:noProof/>
            <w:webHidden/>
          </w:rPr>
          <w:fldChar w:fldCharType="begin"/>
        </w:r>
        <w:r w:rsidR="003B66E7">
          <w:rPr>
            <w:noProof/>
            <w:webHidden/>
          </w:rPr>
          <w:instrText xml:space="preserve"> PAGEREF _Toc392507728 \h </w:instrText>
        </w:r>
      </w:ins>
      <w:r>
        <w:rPr>
          <w:noProof/>
          <w:webHidden/>
        </w:rPr>
      </w:r>
      <w:r>
        <w:rPr>
          <w:noProof/>
          <w:webHidden/>
        </w:rPr>
        <w:fldChar w:fldCharType="separate"/>
      </w:r>
      <w:ins w:id="37" w:author="作者">
        <w:r w:rsidR="003B66E7">
          <w:rPr>
            <w:noProof/>
            <w:webHidden/>
          </w:rPr>
          <w:t>4</w:t>
        </w:r>
        <w:r>
          <w:rPr>
            <w:noProof/>
            <w:webHidden/>
          </w:rPr>
          <w:fldChar w:fldCharType="end"/>
        </w:r>
        <w:r w:rsidRPr="007E2E23">
          <w:rPr>
            <w:rStyle w:val="ab"/>
            <w:noProof/>
          </w:rPr>
          <w:fldChar w:fldCharType="end"/>
        </w:r>
      </w:ins>
    </w:p>
    <w:p w:rsidR="003B66E7" w:rsidRDefault="003B377C">
      <w:pPr>
        <w:pStyle w:val="22"/>
        <w:tabs>
          <w:tab w:val="right" w:leader="dot" w:pos="4850"/>
        </w:tabs>
        <w:rPr>
          <w:ins w:id="38" w:author="作者"/>
          <w:rFonts w:asciiTheme="minorHAnsi" w:eastAsiaTheme="minorEastAsia" w:hAnsiTheme="minorHAnsi" w:cstheme="minorBidi"/>
          <w:iCs w:val="0"/>
          <w:noProof/>
          <w:kern w:val="0"/>
          <w:sz w:val="22"/>
          <w:szCs w:val="22"/>
          <w:lang w:eastAsia="zh-TW" w:bidi="he-IL"/>
        </w:rPr>
      </w:pPr>
      <w:ins w:id="39"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"_Toc392507729"</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Current Shunt Selection</w:t>
        </w:r>
        <w:r w:rsidR="003B66E7">
          <w:rPr>
            <w:noProof/>
            <w:webHidden/>
          </w:rPr>
          <w:tab/>
        </w:r>
        <w:r>
          <w:rPr>
            <w:noProof/>
            <w:webHidden/>
          </w:rPr>
          <w:fldChar w:fldCharType="begin"/>
        </w:r>
        <w:r w:rsidR="003B66E7">
          <w:rPr>
            <w:noProof/>
            <w:webHidden/>
          </w:rPr>
          <w:instrText xml:space="preserve"> PAGEREF _Toc392507729 \h </w:instrText>
        </w:r>
      </w:ins>
      <w:r>
        <w:rPr>
          <w:noProof/>
          <w:webHidden/>
        </w:rPr>
      </w:r>
      <w:r>
        <w:rPr>
          <w:noProof/>
          <w:webHidden/>
        </w:rPr>
        <w:fldChar w:fldCharType="separate"/>
      </w:r>
      <w:ins w:id="40" w:author="作者">
        <w:r w:rsidR="003B66E7">
          <w:rPr>
            <w:noProof/>
            <w:webHidden/>
          </w:rPr>
          <w:t>4</w:t>
        </w:r>
        <w:r>
          <w:rPr>
            <w:noProof/>
            <w:webHidden/>
          </w:rPr>
          <w:fldChar w:fldCharType="end"/>
        </w:r>
        <w:r w:rsidRPr="007E2E23">
          <w:rPr>
            <w:rStyle w:val="ab"/>
            <w:noProof/>
          </w:rPr>
          <w:fldChar w:fldCharType="end"/>
        </w:r>
      </w:ins>
    </w:p>
    <w:p w:rsidR="003B66E7" w:rsidRDefault="003B377C">
      <w:pPr>
        <w:pStyle w:val="22"/>
        <w:tabs>
          <w:tab w:val="right" w:leader="dot" w:pos="4850"/>
        </w:tabs>
        <w:rPr>
          <w:ins w:id="41" w:author="作者"/>
          <w:rFonts w:asciiTheme="minorHAnsi" w:eastAsiaTheme="minorEastAsia" w:hAnsiTheme="minorHAnsi" w:cstheme="minorBidi"/>
          <w:iCs w:val="0"/>
          <w:noProof/>
          <w:kern w:val="0"/>
          <w:sz w:val="22"/>
          <w:szCs w:val="22"/>
          <w:lang w:eastAsia="zh-TW" w:bidi="he-IL"/>
        </w:rPr>
      </w:pPr>
      <w:ins w:id="42"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"_Toc392507730"</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Modulator Clock, Primary Filter Decimation, and Data Interrupt Rate Selection</w:t>
        </w:r>
        <w:r w:rsidR="003B66E7">
          <w:rPr>
            <w:noProof/>
            <w:webHidden/>
          </w:rPr>
          <w:tab/>
        </w:r>
        <w:r>
          <w:rPr>
            <w:noProof/>
            <w:webHidden/>
          </w:rPr>
          <w:fldChar w:fldCharType="begin"/>
        </w:r>
        <w:r w:rsidR="003B66E7">
          <w:rPr>
            <w:noProof/>
            <w:webHidden/>
          </w:rPr>
          <w:instrText xml:space="preserve"> PAGEREF _Toc392507730 \h </w:instrText>
        </w:r>
      </w:ins>
      <w:r>
        <w:rPr>
          <w:noProof/>
          <w:webHidden/>
        </w:rPr>
      </w:r>
      <w:r>
        <w:rPr>
          <w:noProof/>
          <w:webHidden/>
        </w:rPr>
        <w:fldChar w:fldCharType="separate"/>
      </w:r>
      <w:ins w:id="43" w:author="作者">
        <w:r w:rsidR="003B66E7">
          <w:rPr>
            <w:noProof/>
            <w:webHidden/>
          </w:rPr>
          <w:t>5</w:t>
        </w:r>
        <w:r>
          <w:rPr>
            <w:noProof/>
            <w:webHidden/>
          </w:rPr>
          <w:fldChar w:fldCharType="end"/>
        </w:r>
        <w:r w:rsidRPr="007E2E23">
          <w:rPr>
            <w:rStyle w:val="ab"/>
            <w:noProof/>
          </w:rPr>
          <w:fldChar w:fldCharType="end"/>
        </w:r>
      </w:ins>
    </w:p>
    <w:p w:rsidR="003B66E7" w:rsidRDefault="003B377C">
      <w:pPr>
        <w:pStyle w:val="22"/>
        <w:tabs>
          <w:tab w:val="right" w:leader="dot" w:pos="4850"/>
        </w:tabs>
        <w:rPr>
          <w:ins w:id="44" w:author="作者"/>
          <w:rFonts w:asciiTheme="minorHAnsi" w:eastAsiaTheme="minorEastAsia" w:hAnsiTheme="minorHAnsi" w:cstheme="minorBidi"/>
          <w:iCs w:val="0"/>
          <w:noProof/>
          <w:kern w:val="0"/>
          <w:sz w:val="22"/>
          <w:szCs w:val="22"/>
          <w:lang w:eastAsia="zh-TW" w:bidi="he-IL"/>
        </w:rPr>
      </w:pPr>
      <w:ins w:id="45"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"_Toc392507731"</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Aligning sinc impulse response to PWM</w:t>
        </w:r>
        <w:r w:rsidR="003B66E7">
          <w:rPr>
            <w:noProof/>
            <w:webHidden/>
          </w:rPr>
          <w:tab/>
        </w:r>
        <w:r>
          <w:rPr>
            <w:noProof/>
            <w:webHidden/>
          </w:rPr>
          <w:fldChar w:fldCharType="begin"/>
        </w:r>
        <w:r w:rsidR="003B66E7">
          <w:rPr>
            <w:noProof/>
            <w:webHidden/>
          </w:rPr>
          <w:instrText xml:space="preserve"> PAGEREF _Toc392507731 \h </w:instrText>
        </w:r>
      </w:ins>
      <w:r>
        <w:rPr>
          <w:noProof/>
          <w:webHidden/>
        </w:rPr>
      </w:r>
      <w:r>
        <w:rPr>
          <w:noProof/>
          <w:webHidden/>
        </w:rPr>
        <w:fldChar w:fldCharType="separate"/>
      </w:r>
      <w:ins w:id="46" w:author="作者">
        <w:r w:rsidR="003B66E7">
          <w:rPr>
            <w:noProof/>
            <w:webHidden/>
          </w:rPr>
          <w:t>5</w:t>
        </w:r>
        <w:r>
          <w:rPr>
            <w:noProof/>
            <w:webHidden/>
          </w:rPr>
          <w:fldChar w:fldCharType="end"/>
        </w:r>
        <w:r w:rsidRPr="007E2E23">
          <w:rPr>
            <w:rStyle w:val="ab"/>
            <w:noProof/>
          </w:rPr>
          <w:fldChar w:fldCharType="end"/>
        </w:r>
      </w:ins>
    </w:p>
    <w:p w:rsidR="003B66E7" w:rsidRDefault="003B377C">
      <w:pPr>
        <w:pStyle w:val="22"/>
        <w:tabs>
          <w:tab w:val="right" w:leader="dot" w:pos="4850"/>
        </w:tabs>
        <w:rPr>
          <w:ins w:id="47" w:author="作者"/>
          <w:rFonts w:asciiTheme="minorHAnsi" w:eastAsiaTheme="minorEastAsia" w:hAnsiTheme="minorHAnsi" w:cstheme="minorBidi"/>
          <w:iCs w:val="0"/>
          <w:noProof/>
          <w:kern w:val="0"/>
          <w:sz w:val="22"/>
          <w:szCs w:val="22"/>
          <w:lang w:eastAsia="zh-TW" w:bidi="he-IL"/>
        </w:rPr>
      </w:pPr>
      <w:ins w:id="48"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"_Toc392507732"</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Implementation of impulse response alignment to PWM</w:t>
        </w:r>
        <w:r w:rsidR="003B66E7">
          <w:rPr>
            <w:noProof/>
            <w:webHidden/>
          </w:rPr>
          <w:tab/>
        </w:r>
        <w:r>
          <w:rPr>
            <w:noProof/>
            <w:webHidden/>
          </w:rPr>
          <w:fldChar w:fldCharType="begin"/>
        </w:r>
        <w:r w:rsidR="003B66E7">
          <w:rPr>
            <w:noProof/>
            <w:webHidden/>
          </w:rPr>
          <w:instrText xml:space="preserve"> PAGEREF _Toc392507732 \h </w:instrText>
        </w:r>
      </w:ins>
      <w:r>
        <w:rPr>
          <w:noProof/>
          <w:webHidden/>
        </w:rPr>
      </w:r>
      <w:r>
        <w:rPr>
          <w:noProof/>
          <w:webHidden/>
        </w:rPr>
        <w:fldChar w:fldCharType="separate"/>
      </w:r>
      <w:ins w:id="49" w:author="作者">
        <w:r w:rsidR="003B66E7">
          <w:rPr>
            <w:noProof/>
            <w:webHidden/>
          </w:rPr>
          <w:t>7</w:t>
        </w:r>
        <w:r>
          <w:rPr>
            <w:noProof/>
            <w:webHidden/>
          </w:rPr>
          <w:fldChar w:fldCharType="end"/>
        </w:r>
        <w:r w:rsidRPr="007E2E23">
          <w:rPr>
            <w:rStyle w:val="ab"/>
            <w:noProof/>
          </w:rPr>
          <w:fldChar w:fldCharType="end"/>
        </w:r>
      </w:ins>
    </w:p>
    <w:p w:rsidR="003B66E7" w:rsidRDefault="003B377C">
      <w:pPr>
        <w:pStyle w:val="22"/>
        <w:tabs>
          <w:tab w:val="right" w:leader="dot" w:pos="4850"/>
        </w:tabs>
        <w:rPr>
          <w:ins w:id="50" w:author="作者"/>
          <w:rFonts w:asciiTheme="minorHAnsi" w:eastAsiaTheme="minorEastAsia" w:hAnsiTheme="minorHAnsi" w:cstheme="minorBidi"/>
          <w:iCs w:val="0"/>
          <w:noProof/>
          <w:kern w:val="0"/>
          <w:sz w:val="22"/>
          <w:szCs w:val="22"/>
          <w:lang w:eastAsia="zh-TW" w:bidi="he-IL"/>
        </w:rPr>
      </w:pPr>
      <w:ins w:id="51" w:author="作者">
        <w:r w:rsidRPr="007E2E23">
          <w:rPr>
            <w:rStyle w:val="ab"/>
            <w:noProof/>
          </w:rPr>
          <w:lastRenderedPageBreak/>
          <w:fldChar w:fldCharType="begin"/>
        </w:r>
        <w:r w:rsidR="003B66E7" w:rsidRPr="007E2E23">
          <w:rPr>
            <w:rStyle w:val="ab"/>
            <w:noProof/>
          </w:rPr>
          <w:instrText xml:space="preserve"> </w:instrText>
        </w:r>
        <w:r w:rsidR="003B66E7">
          <w:rPr>
            <w:noProof/>
          </w:rPr>
          <w:instrText>HYPERLINK \l "_Toc392507733"</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SINC data- and interrupt rate</w:t>
        </w:r>
        <w:r w:rsidR="003B66E7">
          <w:rPr>
            <w:noProof/>
            <w:webHidden/>
          </w:rPr>
          <w:tab/>
        </w:r>
        <w:r>
          <w:rPr>
            <w:noProof/>
            <w:webHidden/>
          </w:rPr>
          <w:fldChar w:fldCharType="begin"/>
        </w:r>
        <w:r w:rsidR="003B66E7">
          <w:rPr>
            <w:noProof/>
            <w:webHidden/>
          </w:rPr>
          <w:instrText xml:space="preserve"> PAGEREF _Toc392507733 \h </w:instrText>
        </w:r>
      </w:ins>
      <w:r>
        <w:rPr>
          <w:noProof/>
          <w:webHidden/>
        </w:rPr>
      </w:r>
      <w:r>
        <w:rPr>
          <w:noProof/>
          <w:webHidden/>
        </w:rPr>
        <w:fldChar w:fldCharType="separate"/>
      </w:r>
      <w:ins w:id="52" w:author="作者">
        <w:r w:rsidR="003B66E7">
          <w:rPr>
            <w:noProof/>
            <w:webHidden/>
          </w:rPr>
          <w:t>8</w:t>
        </w:r>
        <w:r>
          <w:rPr>
            <w:noProof/>
            <w:webHidden/>
          </w:rPr>
          <w:fldChar w:fldCharType="end"/>
        </w:r>
        <w:r w:rsidRPr="007E2E23">
          <w:rPr>
            <w:rStyle w:val="ab"/>
            <w:noProof/>
          </w:rPr>
          <w:fldChar w:fldCharType="end"/>
        </w:r>
      </w:ins>
    </w:p>
    <w:p w:rsidR="003B66E7" w:rsidRDefault="003B377C">
      <w:pPr>
        <w:pStyle w:val="22"/>
        <w:tabs>
          <w:tab w:val="right" w:leader="dot" w:pos="4850"/>
        </w:tabs>
        <w:rPr>
          <w:ins w:id="53" w:author="作者"/>
          <w:rFonts w:asciiTheme="minorHAnsi" w:eastAsiaTheme="minorEastAsia" w:hAnsiTheme="minorHAnsi" w:cstheme="minorBidi"/>
          <w:iCs w:val="0"/>
          <w:noProof/>
          <w:kern w:val="0"/>
          <w:sz w:val="22"/>
          <w:szCs w:val="22"/>
          <w:lang w:eastAsia="zh-TW" w:bidi="he-IL"/>
        </w:rPr>
      </w:pPr>
      <w:ins w:id="54"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"_Toc392507734"</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Primary Filter Scaling</w:t>
        </w:r>
        <w:r w:rsidR="003B66E7">
          <w:rPr>
            <w:noProof/>
            <w:webHidden/>
          </w:rPr>
          <w:tab/>
        </w:r>
        <w:r>
          <w:rPr>
            <w:noProof/>
            <w:webHidden/>
          </w:rPr>
          <w:fldChar w:fldCharType="begin"/>
        </w:r>
        <w:r w:rsidR="003B66E7">
          <w:rPr>
            <w:noProof/>
            <w:webHidden/>
          </w:rPr>
          <w:instrText xml:space="preserve"> PAGEREF _Toc392507734 \h </w:instrText>
        </w:r>
      </w:ins>
      <w:r>
        <w:rPr>
          <w:noProof/>
          <w:webHidden/>
        </w:rPr>
      </w:r>
      <w:r>
        <w:rPr>
          <w:noProof/>
          <w:webHidden/>
        </w:rPr>
        <w:fldChar w:fldCharType="separate"/>
      </w:r>
      <w:ins w:id="55" w:author="作者">
        <w:r w:rsidR="003B66E7">
          <w:rPr>
            <w:noProof/>
            <w:webHidden/>
          </w:rPr>
          <w:t>10</w:t>
        </w:r>
        <w:r>
          <w:rPr>
            <w:noProof/>
            <w:webHidden/>
          </w:rPr>
          <w:fldChar w:fldCharType="end"/>
        </w:r>
        <w:r w:rsidRPr="007E2E23">
          <w:rPr>
            <w:rStyle w:val="ab"/>
            <w:noProof/>
          </w:rPr>
          <w:fldChar w:fldCharType="end"/>
        </w:r>
      </w:ins>
    </w:p>
    <w:p w:rsidR="003B66E7" w:rsidRDefault="003B377C">
      <w:pPr>
        <w:pStyle w:val="22"/>
        <w:tabs>
          <w:tab w:val="right" w:leader="dot" w:pos="4850"/>
        </w:tabs>
        <w:rPr>
          <w:ins w:id="56" w:author="作者"/>
          <w:rFonts w:asciiTheme="minorHAnsi" w:eastAsiaTheme="minorEastAsia" w:hAnsiTheme="minorHAnsi" w:cstheme="minorBidi"/>
          <w:iCs w:val="0"/>
          <w:noProof/>
          <w:kern w:val="0"/>
          <w:sz w:val="22"/>
          <w:szCs w:val="22"/>
          <w:lang w:eastAsia="zh-TW" w:bidi="he-IL"/>
        </w:rPr>
      </w:pPr>
      <w:ins w:id="57"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"_Toc392507735"</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Secondary Filter Scaling and Overload Configuration</w:t>
        </w:r>
        <w:r w:rsidR="003B66E7">
          <w:rPr>
            <w:noProof/>
            <w:webHidden/>
          </w:rPr>
          <w:tab/>
        </w:r>
        <w:r>
          <w:rPr>
            <w:noProof/>
            <w:webHidden/>
          </w:rPr>
          <w:fldChar w:fldCharType="begin"/>
        </w:r>
        <w:r w:rsidR="003B66E7">
          <w:rPr>
            <w:noProof/>
            <w:webHidden/>
          </w:rPr>
          <w:instrText xml:space="preserve"> PAGEREF _Toc392507735 \h </w:instrText>
        </w:r>
      </w:ins>
      <w:r>
        <w:rPr>
          <w:noProof/>
          <w:webHidden/>
        </w:rPr>
      </w:r>
      <w:r>
        <w:rPr>
          <w:noProof/>
          <w:webHidden/>
        </w:rPr>
        <w:fldChar w:fldCharType="separate"/>
      </w:r>
      <w:ins w:id="58" w:author="作者">
        <w:r w:rsidR="003B66E7">
          <w:rPr>
            <w:noProof/>
            <w:webHidden/>
          </w:rPr>
          <w:t>10</w:t>
        </w:r>
        <w:r>
          <w:rPr>
            <w:noProof/>
            <w:webHidden/>
          </w:rPr>
          <w:fldChar w:fldCharType="end"/>
        </w:r>
        <w:r w:rsidRPr="007E2E23">
          <w:rPr>
            <w:rStyle w:val="ab"/>
            <w:noProof/>
          </w:rPr>
          <w:fldChar w:fldCharType="end"/>
        </w:r>
      </w:ins>
    </w:p>
    <w:p w:rsidR="003B66E7" w:rsidRDefault="003B377C">
      <w:pPr>
        <w:pStyle w:val="22"/>
        <w:tabs>
          <w:tab w:val="right" w:leader="dot" w:pos="4850"/>
        </w:tabs>
        <w:rPr>
          <w:ins w:id="59" w:author="作者"/>
          <w:rFonts w:asciiTheme="minorHAnsi" w:eastAsiaTheme="minorEastAsia" w:hAnsiTheme="minorHAnsi" w:cstheme="minorBidi"/>
          <w:iCs w:val="0"/>
          <w:noProof/>
          <w:kern w:val="0"/>
          <w:sz w:val="22"/>
          <w:szCs w:val="22"/>
          <w:lang w:eastAsia="zh-TW" w:bidi="he-IL"/>
        </w:rPr>
      </w:pPr>
      <w:ins w:id="60"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"_Toc392507736"</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SINC Module Fault Detection Functions</w:t>
        </w:r>
        <w:r w:rsidR="003B66E7">
          <w:rPr>
            <w:noProof/>
            <w:webHidden/>
          </w:rPr>
          <w:tab/>
        </w:r>
        <w:r>
          <w:rPr>
            <w:noProof/>
            <w:webHidden/>
          </w:rPr>
          <w:fldChar w:fldCharType="begin"/>
        </w:r>
        <w:r w:rsidR="003B66E7">
          <w:rPr>
            <w:noProof/>
            <w:webHidden/>
          </w:rPr>
          <w:instrText xml:space="preserve"> PAGEREF _Toc392507736 \h </w:instrText>
        </w:r>
      </w:ins>
      <w:r>
        <w:rPr>
          <w:noProof/>
          <w:webHidden/>
        </w:rPr>
      </w:r>
      <w:r>
        <w:rPr>
          <w:noProof/>
          <w:webHidden/>
        </w:rPr>
        <w:fldChar w:fldCharType="separate"/>
      </w:r>
      <w:ins w:id="61" w:author="作者">
        <w:r w:rsidR="003B66E7">
          <w:rPr>
            <w:noProof/>
            <w:webHidden/>
          </w:rPr>
          <w:t>12</w:t>
        </w:r>
        <w:r>
          <w:rPr>
            <w:noProof/>
            <w:webHidden/>
          </w:rPr>
          <w:fldChar w:fldCharType="end"/>
        </w:r>
        <w:r w:rsidRPr="007E2E23">
          <w:rPr>
            <w:rStyle w:val="ab"/>
            <w:noProof/>
          </w:rPr>
          <w:fldChar w:fldCharType="end"/>
        </w:r>
      </w:ins>
    </w:p>
    <w:p w:rsidR="003B66E7" w:rsidRDefault="003B377C">
      <w:pPr>
        <w:pStyle w:val="10"/>
        <w:tabs>
          <w:tab w:val="right" w:leader="dot" w:pos="4850"/>
        </w:tabs>
        <w:rPr>
          <w:ins w:id="62" w:author="作者"/>
          <w:rFonts w:asciiTheme="minorHAnsi" w:eastAsiaTheme="minorEastAsia" w:hAnsiTheme="minorHAnsi" w:cstheme="minorBidi"/>
          <w:iCs w:val="0"/>
          <w:noProof/>
          <w:kern w:val="0"/>
          <w:sz w:val="22"/>
          <w:szCs w:val="22"/>
          <w:lang w:eastAsia="zh-TW" w:bidi="he-IL"/>
        </w:rPr>
      </w:pPr>
      <w:ins w:id="63"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"_Toc392507737"</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SINC Filter Setup</w:t>
        </w:r>
        <w:r w:rsidR="003B66E7">
          <w:rPr>
            <w:noProof/>
            <w:webHidden/>
          </w:rPr>
          <w:tab/>
        </w:r>
        <w:r>
          <w:rPr>
            <w:noProof/>
            <w:webHidden/>
          </w:rPr>
          <w:fldChar w:fldCharType="begin"/>
        </w:r>
        <w:r w:rsidR="003B66E7">
          <w:rPr>
            <w:noProof/>
            <w:webHidden/>
          </w:rPr>
          <w:instrText xml:space="preserve"> PAGEREF _Toc392507737 \h </w:instrText>
        </w:r>
      </w:ins>
      <w:r>
        <w:rPr>
          <w:noProof/>
          <w:webHidden/>
        </w:rPr>
      </w:r>
      <w:r>
        <w:rPr>
          <w:noProof/>
          <w:webHidden/>
        </w:rPr>
        <w:fldChar w:fldCharType="separate"/>
      </w:r>
      <w:ins w:id="64" w:author="作者">
        <w:r w:rsidR="003B66E7">
          <w:rPr>
            <w:noProof/>
            <w:webHidden/>
          </w:rPr>
          <w:t>13</w:t>
        </w:r>
        <w:r>
          <w:rPr>
            <w:noProof/>
            <w:webHidden/>
          </w:rPr>
          <w:fldChar w:fldCharType="end"/>
        </w:r>
        <w:r w:rsidRPr="007E2E23">
          <w:rPr>
            <w:rStyle w:val="ab"/>
            <w:noProof/>
          </w:rPr>
          <w:fldChar w:fldCharType="end"/>
        </w:r>
      </w:ins>
    </w:p>
    <w:p w:rsidR="003B66E7" w:rsidRDefault="003B377C">
      <w:pPr>
        <w:pStyle w:val="22"/>
        <w:tabs>
          <w:tab w:val="right" w:leader="dot" w:pos="4850"/>
        </w:tabs>
        <w:rPr>
          <w:ins w:id="65" w:author="作者"/>
          <w:rFonts w:asciiTheme="minorHAnsi" w:eastAsiaTheme="minorEastAsia" w:hAnsiTheme="minorHAnsi" w:cstheme="minorBidi"/>
          <w:iCs w:val="0"/>
          <w:noProof/>
          <w:kern w:val="0"/>
          <w:sz w:val="22"/>
          <w:szCs w:val="22"/>
          <w:lang w:eastAsia="zh-TW" w:bidi="he-IL"/>
        </w:rPr>
      </w:pPr>
      <w:ins w:id="66"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"_Toc392507738"</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Pin Multiplexer Configuration</w:t>
        </w:r>
        <w:r w:rsidR="003B66E7">
          <w:rPr>
            <w:noProof/>
            <w:webHidden/>
          </w:rPr>
          <w:tab/>
        </w:r>
        <w:r>
          <w:rPr>
            <w:noProof/>
            <w:webHidden/>
          </w:rPr>
          <w:fldChar w:fldCharType="begin"/>
        </w:r>
        <w:r w:rsidR="003B66E7">
          <w:rPr>
            <w:noProof/>
            <w:webHidden/>
          </w:rPr>
          <w:instrText xml:space="preserve"> PAGEREF _Toc392507738 \h </w:instrText>
        </w:r>
      </w:ins>
      <w:r>
        <w:rPr>
          <w:noProof/>
          <w:webHidden/>
        </w:rPr>
      </w:r>
      <w:r>
        <w:rPr>
          <w:noProof/>
          <w:webHidden/>
        </w:rPr>
        <w:fldChar w:fldCharType="separate"/>
      </w:r>
      <w:ins w:id="67" w:author="作者">
        <w:r w:rsidR="003B66E7">
          <w:rPr>
            <w:noProof/>
            <w:webHidden/>
          </w:rPr>
          <w:t>13</w:t>
        </w:r>
        <w:r>
          <w:rPr>
            <w:noProof/>
            <w:webHidden/>
          </w:rPr>
          <w:fldChar w:fldCharType="end"/>
        </w:r>
        <w:r w:rsidRPr="007E2E23">
          <w:rPr>
            <w:rStyle w:val="ab"/>
            <w:noProof/>
          </w:rPr>
          <w:fldChar w:fldCharType="end"/>
        </w:r>
      </w:ins>
    </w:p>
    <w:p w:rsidR="003B66E7" w:rsidRDefault="003B377C">
      <w:pPr>
        <w:pStyle w:val="22"/>
        <w:tabs>
          <w:tab w:val="right" w:leader="dot" w:pos="4850"/>
        </w:tabs>
        <w:rPr>
          <w:ins w:id="68" w:author="作者"/>
          <w:rFonts w:asciiTheme="minorHAnsi" w:eastAsiaTheme="minorEastAsia" w:hAnsiTheme="minorHAnsi" w:cstheme="minorBidi"/>
          <w:iCs w:val="0"/>
          <w:noProof/>
          <w:kern w:val="0"/>
          <w:sz w:val="22"/>
          <w:szCs w:val="22"/>
          <w:lang w:eastAsia="zh-TW" w:bidi="he-IL"/>
        </w:rPr>
      </w:pPr>
      <w:ins w:id="69"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"_Toc392507739"</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Data Buffer Memory Allocation</w:t>
        </w:r>
        <w:r w:rsidR="003B66E7">
          <w:rPr>
            <w:noProof/>
            <w:webHidden/>
          </w:rPr>
          <w:tab/>
        </w:r>
        <w:r>
          <w:rPr>
            <w:noProof/>
            <w:webHidden/>
          </w:rPr>
          <w:fldChar w:fldCharType="begin"/>
        </w:r>
        <w:r w:rsidR="003B66E7">
          <w:rPr>
            <w:noProof/>
            <w:webHidden/>
          </w:rPr>
          <w:instrText xml:space="preserve"> PAGEREF _Toc392507739 \h </w:instrText>
        </w:r>
      </w:ins>
      <w:r>
        <w:rPr>
          <w:noProof/>
          <w:webHidden/>
        </w:rPr>
      </w:r>
      <w:r>
        <w:rPr>
          <w:noProof/>
          <w:webHidden/>
        </w:rPr>
        <w:fldChar w:fldCharType="separate"/>
      </w:r>
      <w:ins w:id="70" w:author="作者">
        <w:r w:rsidR="003B66E7">
          <w:rPr>
            <w:noProof/>
            <w:webHidden/>
          </w:rPr>
          <w:t>13</w:t>
        </w:r>
        <w:r>
          <w:rPr>
            <w:noProof/>
            <w:webHidden/>
          </w:rPr>
          <w:fldChar w:fldCharType="end"/>
        </w:r>
        <w:r w:rsidRPr="007E2E23">
          <w:rPr>
            <w:rStyle w:val="ab"/>
            <w:noProof/>
          </w:rPr>
          <w:fldChar w:fldCharType="end"/>
        </w:r>
      </w:ins>
    </w:p>
    <w:p w:rsidR="003B66E7" w:rsidRDefault="003B377C">
      <w:pPr>
        <w:pStyle w:val="22"/>
        <w:tabs>
          <w:tab w:val="right" w:leader="dot" w:pos="4850"/>
        </w:tabs>
        <w:rPr>
          <w:ins w:id="71" w:author="作者"/>
          <w:rFonts w:asciiTheme="minorHAnsi" w:eastAsiaTheme="minorEastAsia" w:hAnsiTheme="minorHAnsi" w:cstheme="minorBidi"/>
          <w:iCs w:val="0"/>
          <w:noProof/>
          <w:kern w:val="0"/>
          <w:sz w:val="22"/>
          <w:szCs w:val="22"/>
          <w:lang w:eastAsia="zh-TW" w:bidi="he-IL"/>
        </w:rPr>
      </w:pPr>
      <w:ins w:id="72"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"_Toc392507740"</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Interrupt and Trigger Routing</w:t>
        </w:r>
        <w:r w:rsidR="003B66E7">
          <w:rPr>
            <w:noProof/>
            <w:webHidden/>
          </w:rPr>
          <w:tab/>
        </w:r>
        <w:r>
          <w:rPr>
            <w:noProof/>
            <w:webHidden/>
          </w:rPr>
          <w:fldChar w:fldCharType="begin"/>
        </w:r>
        <w:r w:rsidR="003B66E7">
          <w:rPr>
            <w:noProof/>
            <w:webHidden/>
          </w:rPr>
          <w:instrText xml:space="preserve"> PAGEREF _Toc392507740 \h </w:instrText>
        </w:r>
      </w:ins>
      <w:r>
        <w:rPr>
          <w:noProof/>
          <w:webHidden/>
        </w:rPr>
      </w:r>
      <w:r>
        <w:rPr>
          <w:noProof/>
          <w:webHidden/>
        </w:rPr>
        <w:fldChar w:fldCharType="separate"/>
      </w:r>
      <w:ins w:id="73" w:author="作者">
        <w:r w:rsidR="003B66E7">
          <w:rPr>
            <w:noProof/>
            <w:webHidden/>
          </w:rPr>
          <w:t>14</w:t>
        </w:r>
        <w:r>
          <w:rPr>
            <w:noProof/>
            <w:webHidden/>
          </w:rPr>
          <w:fldChar w:fldCharType="end"/>
        </w:r>
        <w:r w:rsidRPr="007E2E23">
          <w:rPr>
            <w:rStyle w:val="ab"/>
            <w:noProof/>
          </w:rPr>
          <w:fldChar w:fldCharType="end"/>
        </w:r>
      </w:ins>
    </w:p>
    <w:p w:rsidR="003B66E7" w:rsidRDefault="003B377C">
      <w:pPr>
        <w:pStyle w:val="22"/>
        <w:tabs>
          <w:tab w:val="right" w:leader="dot" w:pos="4850"/>
        </w:tabs>
        <w:rPr>
          <w:ins w:id="74" w:author="作者"/>
          <w:rFonts w:asciiTheme="minorHAnsi" w:eastAsiaTheme="minorEastAsia" w:hAnsiTheme="minorHAnsi" w:cstheme="minorBidi"/>
          <w:iCs w:val="0"/>
          <w:noProof/>
          <w:kern w:val="0"/>
          <w:sz w:val="22"/>
          <w:szCs w:val="22"/>
          <w:lang w:eastAsia="zh-TW" w:bidi="he-IL"/>
        </w:rPr>
      </w:pPr>
      <w:ins w:id="75"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"_Toc392507741"</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Primary and Secondary Filter Configurations</w:t>
        </w:r>
        <w:r w:rsidR="003B66E7">
          <w:rPr>
            <w:noProof/>
            <w:webHidden/>
          </w:rPr>
          <w:tab/>
        </w:r>
        <w:r>
          <w:rPr>
            <w:noProof/>
            <w:webHidden/>
          </w:rPr>
          <w:fldChar w:fldCharType="begin"/>
        </w:r>
        <w:r w:rsidR="003B66E7">
          <w:rPr>
            <w:noProof/>
            <w:webHidden/>
          </w:rPr>
          <w:instrText xml:space="preserve"> PAGEREF _Toc392507741 \h </w:instrText>
        </w:r>
      </w:ins>
      <w:r>
        <w:rPr>
          <w:noProof/>
          <w:webHidden/>
        </w:rPr>
      </w:r>
      <w:r>
        <w:rPr>
          <w:noProof/>
          <w:webHidden/>
        </w:rPr>
        <w:fldChar w:fldCharType="separate"/>
      </w:r>
      <w:ins w:id="76" w:author="作者">
        <w:r w:rsidR="003B66E7">
          <w:rPr>
            <w:noProof/>
            <w:webHidden/>
          </w:rPr>
          <w:t>15</w:t>
        </w:r>
        <w:r>
          <w:rPr>
            <w:noProof/>
            <w:webHidden/>
          </w:rPr>
          <w:fldChar w:fldCharType="end"/>
        </w:r>
        <w:r w:rsidRPr="007E2E23">
          <w:rPr>
            <w:rStyle w:val="ab"/>
            <w:noProof/>
          </w:rPr>
          <w:fldChar w:fldCharType="end"/>
        </w:r>
      </w:ins>
    </w:p>
    <w:p w:rsidR="003B66E7" w:rsidRDefault="003B377C">
      <w:pPr>
        <w:pStyle w:val="22"/>
        <w:tabs>
          <w:tab w:val="right" w:leader="dot" w:pos="4850"/>
        </w:tabs>
        <w:rPr>
          <w:ins w:id="77" w:author="作者"/>
          <w:rFonts w:asciiTheme="minorHAnsi" w:eastAsiaTheme="minorEastAsia" w:hAnsiTheme="minorHAnsi" w:cstheme="minorBidi"/>
          <w:iCs w:val="0"/>
          <w:noProof/>
          <w:kern w:val="0"/>
          <w:sz w:val="22"/>
          <w:szCs w:val="22"/>
          <w:lang w:eastAsia="zh-TW" w:bidi="he-IL"/>
        </w:rPr>
      </w:pPr>
      <w:ins w:id="78" w:author="作者">
        <w:r w:rsidRPr="007E2E23">
          <w:rPr>
            <w:rStyle w:val="ab"/>
            <w:noProof/>
          </w:rPr>
          <w:fldChar w:fldCharType="begin"/>
        </w:r>
        <w:r w:rsidR="003B66E7" w:rsidRPr="007E2E23">
          <w:rPr>
            <w:rStyle w:val="ab"/>
            <w:noProof/>
          </w:rPr>
          <w:instrText xml:space="preserve"> </w:instrText>
        </w:r>
        <w:r w:rsidR="003B66E7">
          <w:rPr>
            <w:noProof/>
          </w:rPr>
          <w:instrText>HYPERLINK \l "_Toc392507742"</w:instrText>
        </w:r>
        <w:r w:rsidR="003B66E7" w:rsidRPr="007E2E23">
          <w:rPr>
            <w:rStyle w:val="ab"/>
            <w:noProof/>
          </w:rPr>
          <w:instrText xml:space="preserve"> </w:instrText>
        </w:r>
        <w:r w:rsidRPr="007E2E23">
          <w:rPr>
            <w:rStyle w:val="ab"/>
            <w:noProof/>
          </w:rPr>
          <w:fldChar w:fldCharType="separate"/>
        </w:r>
        <w:r w:rsidR="003B66E7" w:rsidRPr="007E2E23">
          <w:rPr>
            <w:rStyle w:val="ab"/>
            <w:noProof/>
          </w:rPr>
          <w:t>SINC Filter Software Support</w:t>
        </w:r>
        <w:r w:rsidR="003B66E7">
          <w:rPr>
            <w:noProof/>
            <w:webHidden/>
          </w:rPr>
          <w:tab/>
        </w:r>
        <w:r>
          <w:rPr>
            <w:noProof/>
            <w:webHidden/>
          </w:rPr>
          <w:fldChar w:fldCharType="begin"/>
        </w:r>
        <w:r w:rsidR="003B66E7">
          <w:rPr>
            <w:noProof/>
            <w:webHidden/>
          </w:rPr>
          <w:instrText xml:space="preserve"> PAGEREF _Toc392507742 \h </w:instrText>
        </w:r>
      </w:ins>
      <w:r>
        <w:rPr>
          <w:noProof/>
          <w:webHidden/>
        </w:rPr>
      </w:r>
      <w:r>
        <w:rPr>
          <w:noProof/>
          <w:webHidden/>
        </w:rPr>
        <w:fldChar w:fldCharType="separate"/>
      </w:r>
      <w:ins w:id="79" w:author="作者">
        <w:r w:rsidR="003B66E7">
          <w:rPr>
            <w:noProof/>
            <w:webHidden/>
          </w:rPr>
          <w:t>16</w:t>
        </w:r>
        <w:r>
          <w:rPr>
            <w:noProof/>
            <w:webHidden/>
          </w:rPr>
          <w:fldChar w:fldCharType="end"/>
        </w:r>
        <w:r w:rsidRPr="007E2E23">
          <w:rPr>
            <w:rStyle w:val="ab"/>
            <w:noProof/>
          </w:rPr>
          <w:fldChar w:fldCharType="end"/>
        </w:r>
      </w:ins>
    </w:p>
    <w:p w:rsidR="006C66F6" w:rsidDel="003B66E7" w:rsidRDefault="006C66F6">
      <w:pPr>
        <w:pStyle w:val="10"/>
        <w:tabs>
          <w:tab w:val="right" w:leader="dot" w:pos="4850"/>
        </w:tabs>
        <w:rPr>
          <w:del w:id="80" w:author="作者"/>
          <w:rFonts w:asciiTheme="minorHAnsi" w:eastAsiaTheme="minorEastAsia" w:hAnsiTheme="minorHAnsi" w:cstheme="minorBidi"/>
          <w:iCs w:val="0"/>
          <w:noProof/>
          <w:kern w:val="0"/>
          <w:sz w:val="22"/>
          <w:szCs w:val="22"/>
          <w:lang w:eastAsia="zh-TW" w:bidi="he-IL"/>
        </w:rPr>
      </w:pPr>
      <w:del w:id="81" w:author="作者">
        <w:r w:rsidRPr="003B66E7" w:rsidDel="003B66E7">
          <w:rPr>
            <w:rStyle w:val="ab"/>
            <w:iCs w:val="0"/>
            <w:noProof/>
          </w:rPr>
          <w:delText>Introduction</w:delText>
        </w:r>
        <w:r w:rsidDel="003B66E7">
          <w:rPr>
            <w:noProof/>
            <w:webHidden/>
          </w:rPr>
          <w:tab/>
          <w:delText>1</w:delText>
        </w:r>
      </w:del>
    </w:p>
    <w:p w:rsidR="006C66F6" w:rsidDel="003B66E7" w:rsidRDefault="006C66F6">
      <w:pPr>
        <w:pStyle w:val="10"/>
        <w:tabs>
          <w:tab w:val="right" w:leader="dot" w:pos="4850"/>
        </w:tabs>
        <w:rPr>
          <w:del w:id="82" w:author="作者"/>
          <w:rFonts w:asciiTheme="minorHAnsi" w:eastAsiaTheme="minorEastAsia" w:hAnsiTheme="minorHAnsi" w:cstheme="minorBidi"/>
          <w:iCs w:val="0"/>
          <w:noProof/>
          <w:kern w:val="0"/>
          <w:sz w:val="22"/>
          <w:szCs w:val="22"/>
          <w:lang w:eastAsia="zh-TW" w:bidi="he-IL"/>
        </w:rPr>
      </w:pPr>
      <w:del w:id="83" w:author="作者">
        <w:r w:rsidRPr="003B66E7" w:rsidDel="003B66E7">
          <w:rPr>
            <w:rStyle w:val="ab"/>
            <w:iCs w:val="0"/>
            <w:noProof/>
          </w:rPr>
          <w:delText>Motor Current Control Applications</w:delText>
        </w:r>
        <w:r w:rsidDel="003B66E7">
          <w:rPr>
            <w:noProof/>
            <w:webHidden/>
          </w:rPr>
          <w:tab/>
          <w:delText>1</w:delText>
        </w:r>
      </w:del>
    </w:p>
    <w:p w:rsidR="006C66F6" w:rsidDel="003B66E7" w:rsidRDefault="006C66F6">
      <w:pPr>
        <w:pStyle w:val="10"/>
        <w:tabs>
          <w:tab w:val="right" w:leader="dot" w:pos="4850"/>
        </w:tabs>
        <w:rPr>
          <w:del w:id="84" w:author="作者"/>
          <w:rFonts w:asciiTheme="minorHAnsi" w:eastAsiaTheme="minorEastAsia" w:hAnsiTheme="minorHAnsi" w:cstheme="minorBidi"/>
          <w:iCs w:val="0"/>
          <w:noProof/>
          <w:kern w:val="0"/>
          <w:sz w:val="22"/>
          <w:szCs w:val="22"/>
          <w:lang w:eastAsia="zh-TW" w:bidi="he-IL"/>
        </w:rPr>
      </w:pPr>
      <w:del w:id="85" w:author="作者">
        <w:r w:rsidRPr="003B66E7" w:rsidDel="003B66E7">
          <w:rPr>
            <w:rStyle w:val="ab"/>
            <w:iCs w:val="0"/>
            <w:noProof/>
          </w:rPr>
          <w:delText>Revision History</w:delText>
        </w:r>
        <w:r w:rsidDel="003B66E7">
          <w:rPr>
            <w:noProof/>
            <w:webHidden/>
          </w:rPr>
          <w:tab/>
          <w:delText>2</w:delText>
        </w:r>
      </w:del>
    </w:p>
    <w:p w:rsidR="006C66F6" w:rsidDel="003B66E7" w:rsidRDefault="006C66F6">
      <w:pPr>
        <w:pStyle w:val="10"/>
        <w:tabs>
          <w:tab w:val="right" w:leader="dot" w:pos="4850"/>
        </w:tabs>
        <w:rPr>
          <w:del w:id="86" w:author="作者"/>
          <w:rFonts w:asciiTheme="minorHAnsi" w:eastAsiaTheme="minorEastAsia" w:hAnsiTheme="minorHAnsi" w:cstheme="minorBidi"/>
          <w:iCs w:val="0"/>
          <w:noProof/>
          <w:kern w:val="0"/>
          <w:sz w:val="22"/>
          <w:szCs w:val="22"/>
          <w:lang w:eastAsia="zh-TW" w:bidi="he-IL"/>
        </w:rPr>
      </w:pPr>
      <w:del w:id="87" w:author="作者">
        <w:r w:rsidRPr="003B66E7" w:rsidDel="003B66E7">
          <w:rPr>
            <w:rStyle w:val="ab"/>
            <w:iCs w:val="0"/>
            <w:noProof/>
          </w:rPr>
          <w:delText>Sinc Filter Module Overview</w:delText>
        </w:r>
        <w:r w:rsidDel="003B66E7">
          <w:rPr>
            <w:noProof/>
            <w:webHidden/>
          </w:rPr>
          <w:tab/>
          <w:delText>3</w:delText>
        </w:r>
      </w:del>
    </w:p>
    <w:p w:rsidR="006C66F6" w:rsidDel="003B66E7" w:rsidRDefault="006C66F6">
      <w:pPr>
        <w:pStyle w:val="10"/>
        <w:tabs>
          <w:tab w:val="right" w:leader="dot" w:pos="4850"/>
        </w:tabs>
        <w:rPr>
          <w:del w:id="88" w:author="作者"/>
          <w:rFonts w:asciiTheme="minorHAnsi" w:eastAsiaTheme="minorEastAsia" w:hAnsiTheme="minorHAnsi" w:cstheme="minorBidi"/>
          <w:iCs w:val="0"/>
          <w:noProof/>
          <w:kern w:val="0"/>
          <w:sz w:val="22"/>
          <w:szCs w:val="22"/>
          <w:lang w:eastAsia="zh-TW" w:bidi="he-IL"/>
        </w:rPr>
      </w:pPr>
      <w:del w:id="89" w:author="作者">
        <w:r w:rsidRPr="003B66E7" w:rsidDel="003B66E7">
          <w:rPr>
            <w:rStyle w:val="ab"/>
            <w:iCs w:val="0"/>
            <w:noProof/>
          </w:rPr>
          <w:delText>Current Feedback System Overview</w:delText>
        </w:r>
        <w:r w:rsidDel="003B66E7">
          <w:rPr>
            <w:noProof/>
            <w:webHidden/>
          </w:rPr>
          <w:tab/>
          <w:delText>4</w:delText>
        </w:r>
      </w:del>
    </w:p>
    <w:p w:rsidR="006C66F6" w:rsidDel="003B66E7" w:rsidRDefault="006C66F6">
      <w:pPr>
        <w:pStyle w:val="22"/>
        <w:tabs>
          <w:tab w:val="right" w:leader="dot" w:pos="4850"/>
        </w:tabs>
        <w:rPr>
          <w:del w:id="90" w:author="作者"/>
          <w:rFonts w:asciiTheme="minorHAnsi" w:eastAsiaTheme="minorEastAsia" w:hAnsiTheme="minorHAnsi" w:cstheme="minorBidi"/>
          <w:iCs w:val="0"/>
          <w:noProof/>
          <w:kern w:val="0"/>
          <w:sz w:val="22"/>
          <w:szCs w:val="22"/>
          <w:lang w:eastAsia="zh-TW" w:bidi="he-IL"/>
        </w:rPr>
      </w:pPr>
      <w:del w:id="91" w:author="作者">
        <w:r w:rsidRPr="003B66E7" w:rsidDel="003B66E7">
          <w:rPr>
            <w:rStyle w:val="ab"/>
            <w:iCs w:val="0"/>
            <w:noProof/>
          </w:rPr>
          <w:delText>Current Shunt Selection</w:delText>
        </w:r>
        <w:r w:rsidDel="003B66E7">
          <w:rPr>
            <w:noProof/>
            <w:webHidden/>
          </w:rPr>
          <w:tab/>
          <w:delText>4</w:delText>
        </w:r>
      </w:del>
    </w:p>
    <w:p w:rsidR="006C66F6" w:rsidDel="003B66E7" w:rsidRDefault="006C66F6">
      <w:pPr>
        <w:pStyle w:val="22"/>
        <w:tabs>
          <w:tab w:val="right" w:leader="dot" w:pos="4850"/>
        </w:tabs>
        <w:rPr>
          <w:del w:id="92" w:author="作者"/>
          <w:rFonts w:asciiTheme="minorHAnsi" w:eastAsiaTheme="minorEastAsia" w:hAnsiTheme="minorHAnsi" w:cstheme="minorBidi"/>
          <w:iCs w:val="0"/>
          <w:noProof/>
          <w:kern w:val="0"/>
          <w:sz w:val="22"/>
          <w:szCs w:val="22"/>
          <w:lang w:eastAsia="zh-TW" w:bidi="he-IL"/>
        </w:rPr>
      </w:pPr>
      <w:del w:id="93" w:author="作者">
        <w:r w:rsidRPr="003B66E7" w:rsidDel="003B66E7">
          <w:rPr>
            <w:rStyle w:val="ab"/>
            <w:iCs w:val="0"/>
            <w:noProof/>
          </w:rPr>
          <w:delText>Modulator Clock, Primary Filter Decimation, and Data Interrupt Rate Selection</w:delText>
        </w:r>
        <w:r w:rsidDel="003B66E7">
          <w:rPr>
            <w:noProof/>
            <w:webHidden/>
          </w:rPr>
          <w:tab/>
          <w:delText>5</w:delText>
        </w:r>
      </w:del>
    </w:p>
    <w:p w:rsidR="006C66F6" w:rsidDel="003B66E7" w:rsidRDefault="006C66F6">
      <w:pPr>
        <w:pStyle w:val="22"/>
        <w:tabs>
          <w:tab w:val="right" w:leader="dot" w:pos="4850"/>
        </w:tabs>
        <w:rPr>
          <w:del w:id="94" w:author="作者"/>
          <w:rFonts w:asciiTheme="minorHAnsi" w:eastAsiaTheme="minorEastAsia" w:hAnsiTheme="minorHAnsi" w:cstheme="minorBidi"/>
          <w:iCs w:val="0"/>
          <w:noProof/>
          <w:kern w:val="0"/>
          <w:sz w:val="22"/>
          <w:szCs w:val="22"/>
          <w:lang w:eastAsia="zh-TW" w:bidi="he-IL"/>
        </w:rPr>
      </w:pPr>
      <w:del w:id="95" w:author="作者">
        <w:r w:rsidRPr="003B66E7" w:rsidDel="003B66E7">
          <w:rPr>
            <w:rStyle w:val="ab"/>
            <w:iCs w:val="0"/>
            <w:noProof/>
          </w:rPr>
          <w:delText>Aligning sinc impulse response to PWM</w:delText>
        </w:r>
        <w:r w:rsidDel="003B66E7">
          <w:rPr>
            <w:noProof/>
            <w:webHidden/>
          </w:rPr>
          <w:tab/>
          <w:delText>5</w:delText>
        </w:r>
      </w:del>
    </w:p>
    <w:p w:rsidR="006C66F6" w:rsidDel="003B66E7" w:rsidRDefault="006C66F6">
      <w:pPr>
        <w:pStyle w:val="22"/>
        <w:tabs>
          <w:tab w:val="right" w:leader="dot" w:pos="4850"/>
        </w:tabs>
        <w:rPr>
          <w:del w:id="96" w:author="作者"/>
          <w:rFonts w:asciiTheme="minorHAnsi" w:eastAsiaTheme="minorEastAsia" w:hAnsiTheme="minorHAnsi" w:cstheme="minorBidi"/>
          <w:iCs w:val="0"/>
          <w:noProof/>
          <w:kern w:val="0"/>
          <w:sz w:val="22"/>
          <w:szCs w:val="22"/>
          <w:lang w:eastAsia="zh-TW" w:bidi="he-IL"/>
        </w:rPr>
      </w:pPr>
      <w:del w:id="97" w:author="作者">
        <w:r w:rsidRPr="003B66E7" w:rsidDel="003B66E7">
          <w:rPr>
            <w:rStyle w:val="ab"/>
            <w:iCs w:val="0"/>
            <w:noProof/>
          </w:rPr>
          <w:delText>Implemetation of impulse response alignment to PWM</w:delText>
        </w:r>
        <w:r w:rsidDel="003B66E7">
          <w:rPr>
            <w:noProof/>
            <w:webHidden/>
          </w:rPr>
          <w:tab/>
          <w:delText>7</w:delText>
        </w:r>
      </w:del>
    </w:p>
    <w:p w:rsidR="006C66F6" w:rsidDel="003B66E7" w:rsidRDefault="006C66F6">
      <w:pPr>
        <w:pStyle w:val="22"/>
        <w:tabs>
          <w:tab w:val="right" w:leader="dot" w:pos="4850"/>
        </w:tabs>
        <w:rPr>
          <w:del w:id="98" w:author="作者"/>
          <w:rFonts w:asciiTheme="minorHAnsi" w:eastAsiaTheme="minorEastAsia" w:hAnsiTheme="minorHAnsi" w:cstheme="minorBidi"/>
          <w:iCs w:val="0"/>
          <w:noProof/>
          <w:kern w:val="0"/>
          <w:sz w:val="22"/>
          <w:szCs w:val="22"/>
          <w:lang w:eastAsia="zh-TW" w:bidi="he-IL"/>
        </w:rPr>
      </w:pPr>
      <w:del w:id="99" w:author="作者">
        <w:r w:rsidRPr="003B66E7" w:rsidDel="003B66E7">
          <w:rPr>
            <w:rStyle w:val="ab"/>
            <w:iCs w:val="0"/>
            <w:noProof/>
          </w:rPr>
          <w:delText>SINC data- and interrupt rate</w:delText>
        </w:r>
        <w:r w:rsidDel="003B66E7">
          <w:rPr>
            <w:noProof/>
            <w:webHidden/>
          </w:rPr>
          <w:tab/>
          <w:delText>8</w:delText>
        </w:r>
      </w:del>
    </w:p>
    <w:p w:rsidR="006C66F6" w:rsidDel="003B66E7" w:rsidRDefault="006C66F6">
      <w:pPr>
        <w:pStyle w:val="22"/>
        <w:tabs>
          <w:tab w:val="right" w:leader="dot" w:pos="4850"/>
        </w:tabs>
        <w:rPr>
          <w:del w:id="100" w:author="作者"/>
          <w:rFonts w:asciiTheme="minorHAnsi" w:eastAsiaTheme="minorEastAsia" w:hAnsiTheme="minorHAnsi" w:cstheme="minorBidi"/>
          <w:iCs w:val="0"/>
          <w:noProof/>
          <w:kern w:val="0"/>
          <w:sz w:val="22"/>
          <w:szCs w:val="22"/>
          <w:lang w:eastAsia="zh-TW" w:bidi="he-IL"/>
        </w:rPr>
      </w:pPr>
      <w:del w:id="101" w:author="作者">
        <w:r w:rsidRPr="003B66E7" w:rsidDel="003B66E7">
          <w:rPr>
            <w:rStyle w:val="ab"/>
            <w:iCs w:val="0"/>
            <w:noProof/>
          </w:rPr>
          <w:delText>Primary Filter Scaling</w:delText>
        </w:r>
        <w:r w:rsidDel="003B66E7">
          <w:rPr>
            <w:noProof/>
            <w:webHidden/>
          </w:rPr>
          <w:tab/>
          <w:delText>10</w:delText>
        </w:r>
      </w:del>
    </w:p>
    <w:p w:rsidR="006C66F6" w:rsidDel="003B66E7" w:rsidRDefault="006C66F6">
      <w:pPr>
        <w:pStyle w:val="22"/>
        <w:tabs>
          <w:tab w:val="right" w:leader="dot" w:pos="4850"/>
        </w:tabs>
        <w:rPr>
          <w:del w:id="102" w:author="作者"/>
          <w:rFonts w:asciiTheme="minorHAnsi" w:eastAsiaTheme="minorEastAsia" w:hAnsiTheme="minorHAnsi" w:cstheme="minorBidi"/>
          <w:iCs w:val="0"/>
          <w:noProof/>
          <w:kern w:val="0"/>
          <w:sz w:val="22"/>
          <w:szCs w:val="22"/>
          <w:lang w:eastAsia="zh-TW" w:bidi="he-IL"/>
        </w:rPr>
      </w:pPr>
      <w:del w:id="103" w:author="作者">
        <w:r w:rsidRPr="003B66E7" w:rsidDel="003B66E7">
          <w:rPr>
            <w:rStyle w:val="ab"/>
            <w:iCs w:val="0"/>
            <w:noProof/>
          </w:rPr>
          <w:delText>Secondary Filter Scaling and Overload Configuration</w:delText>
        </w:r>
        <w:r w:rsidDel="003B66E7">
          <w:rPr>
            <w:noProof/>
            <w:webHidden/>
          </w:rPr>
          <w:tab/>
          <w:delText>10</w:delText>
        </w:r>
      </w:del>
    </w:p>
    <w:p w:rsidR="006C66F6" w:rsidDel="003B66E7" w:rsidRDefault="006C66F6">
      <w:pPr>
        <w:pStyle w:val="22"/>
        <w:tabs>
          <w:tab w:val="right" w:leader="dot" w:pos="4850"/>
        </w:tabs>
        <w:rPr>
          <w:del w:id="104" w:author="作者"/>
          <w:rFonts w:asciiTheme="minorHAnsi" w:eastAsiaTheme="minorEastAsia" w:hAnsiTheme="minorHAnsi" w:cstheme="minorBidi"/>
          <w:iCs w:val="0"/>
          <w:noProof/>
          <w:kern w:val="0"/>
          <w:sz w:val="22"/>
          <w:szCs w:val="22"/>
          <w:lang w:eastAsia="zh-TW" w:bidi="he-IL"/>
        </w:rPr>
      </w:pPr>
      <w:del w:id="105" w:author="作者">
        <w:r w:rsidRPr="003B66E7" w:rsidDel="003B66E7">
          <w:rPr>
            <w:rStyle w:val="ab"/>
            <w:iCs w:val="0"/>
            <w:noProof/>
          </w:rPr>
          <w:delText>SINC Module Fault Detection Functions</w:delText>
        </w:r>
        <w:r w:rsidDel="003B66E7">
          <w:rPr>
            <w:noProof/>
            <w:webHidden/>
          </w:rPr>
          <w:tab/>
          <w:delText>12</w:delText>
        </w:r>
      </w:del>
    </w:p>
    <w:p w:rsidR="006C66F6" w:rsidDel="003B66E7" w:rsidRDefault="006C66F6">
      <w:pPr>
        <w:pStyle w:val="10"/>
        <w:tabs>
          <w:tab w:val="right" w:leader="dot" w:pos="4850"/>
        </w:tabs>
        <w:rPr>
          <w:del w:id="106" w:author="作者"/>
          <w:rFonts w:asciiTheme="minorHAnsi" w:eastAsiaTheme="minorEastAsia" w:hAnsiTheme="minorHAnsi" w:cstheme="minorBidi"/>
          <w:iCs w:val="0"/>
          <w:noProof/>
          <w:kern w:val="0"/>
          <w:sz w:val="22"/>
          <w:szCs w:val="22"/>
          <w:lang w:eastAsia="zh-TW" w:bidi="he-IL"/>
        </w:rPr>
      </w:pPr>
      <w:del w:id="107" w:author="作者">
        <w:r w:rsidRPr="003B66E7" w:rsidDel="003B66E7">
          <w:rPr>
            <w:rStyle w:val="ab"/>
            <w:iCs w:val="0"/>
            <w:noProof/>
          </w:rPr>
          <w:delText>SINC Filter Setup</w:delText>
        </w:r>
        <w:r w:rsidDel="003B66E7">
          <w:rPr>
            <w:noProof/>
            <w:webHidden/>
          </w:rPr>
          <w:tab/>
          <w:delText>13</w:delText>
        </w:r>
      </w:del>
    </w:p>
    <w:p w:rsidR="006C66F6" w:rsidDel="003B66E7" w:rsidRDefault="006C66F6">
      <w:pPr>
        <w:pStyle w:val="22"/>
        <w:tabs>
          <w:tab w:val="right" w:leader="dot" w:pos="4850"/>
        </w:tabs>
        <w:rPr>
          <w:del w:id="108" w:author="作者"/>
          <w:rFonts w:asciiTheme="minorHAnsi" w:eastAsiaTheme="minorEastAsia" w:hAnsiTheme="minorHAnsi" w:cstheme="minorBidi"/>
          <w:iCs w:val="0"/>
          <w:noProof/>
          <w:kern w:val="0"/>
          <w:sz w:val="22"/>
          <w:szCs w:val="22"/>
          <w:lang w:eastAsia="zh-TW" w:bidi="he-IL"/>
        </w:rPr>
      </w:pPr>
      <w:del w:id="109" w:author="作者">
        <w:r w:rsidRPr="003B66E7" w:rsidDel="003B66E7">
          <w:rPr>
            <w:rStyle w:val="ab"/>
            <w:iCs w:val="0"/>
            <w:noProof/>
          </w:rPr>
          <w:delText>Pin Multiplexer Configuration</w:delText>
        </w:r>
        <w:r w:rsidDel="003B66E7">
          <w:rPr>
            <w:noProof/>
            <w:webHidden/>
          </w:rPr>
          <w:tab/>
          <w:delText>13</w:delText>
        </w:r>
      </w:del>
    </w:p>
    <w:p w:rsidR="006C66F6" w:rsidDel="003B66E7" w:rsidRDefault="006C66F6">
      <w:pPr>
        <w:pStyle w:val="22"/>
        <w:tabs>
          <w:tab w:val="right" w:leader="dot" w:pos="4850"/>
        </w:tabs>
        <w:rPr>
          <w:del w:id="110" w:author="作者"/>
          <w:rFonts w:asciiTheme="minorHAnsi" w:eastAsiaTheme="minorEastAsia" w:hAnsiTheme="minorHAnsi" w:cstheme="minorBidi"/>
          <w:iCs w:val="0"/>
          <w:noProof/>
          <w:kern w:val="0"/>
          <w:sz w:val="22"/>
          <w:szCs w:val="22"/>
          <w:lang w:eastAsia="zh-TW" w:bidi="he-IL"/>
        </w:rPr>
      </w:pPr>
      <w:del w:id="111" w:author="作者">
        <w:r w:rsidRPr="003B66E7" w:rsidDel="003B66E7">
          <w:rPr>
            <w:rStyle w:val="ab"/>
            <w:iCs w:val="0"/>
            <w:noProof/>
          </w:rPr>
          <w:delText>Data Buffer Memory Allocation</w:delText>
        </w:r>
        <w:r w:rsidDel="003B66E7">
          <w:rPr>
            <w:noProof/>
            <w:webHidden/>
          </w:rPr>
          <w:tab/>
          <w:delText>13</w:delText>
        </w:r>
      </w:del>
    </w:p>
    <w:p w:rsidR="006C66F6" w:rsidDel="003B66E7" w:rsidRDefault="006C66F6">
      <w:pPr>
        <w:pStyle w:val="22"/>
        <w:tabs>
          <w:tab w:val="right" w:leader="dot" w:pos="4850"/>
        </w:tabs>
        <w:rPr>
          <w:del w:id="112" w:author="作者"/>
          <w:rFonts w:asciiTheme="minorHAnsi" w:eastAsiaTheme="minorEastAsia" w:hAnsiTheme="minorHAnsi" w:cstheme="minorBidi"/>
          <w:iCs w:val="0"/>
          <w:noProof/>
          <w:kern w:val="0"/>
          <w:sz w:val="22"/>
          <w:szCs w:val="22"/>
          <w:lang w:eastAsia="zh-TW" w:bidi="he-IL"/>
        </w:rPr>
      </w:pPr>
      <w:del w:id="113" w:author="作者">
        <w:r w:rsidRPr="003B66E7" w:rsidDel="003B66E7">
          <w:rPr>
            <w:rStyle w:val="ab"/>
            <w:iCs w:val="0"/>
            <w:noProof/>
          </w:rPr>
          <w:delText>Interrupt and Trigger Routing</w:delText>
        </w:r>
        <w:r w:rsidDel="003B66E7">
          <w:rPr>
            <w:noProof/>
            <w:webHidden/>
          </w:rPr>
          <w:tab/>
          <w:delText>14</w:delText>
        </w:r>
      </w:del>
    </w:p>
    <w:p w:rsidR="006C66F6" w:rsidDel="003B66E7" w:rsidRDefault="006C66F6">
      <w:pPr>
        <w:pStyle w:val="22"/>
        <w:tabs>
          <w:tab w:val="right" w:leader="dot" w:pos="4850"/>
        </w:tabs>
        <w:rPr>
          <w:del w:id="114" w:author="作者"/>
          <w:rFonts w:asciiTheme="minorHAnsi" w:eastAsiaTheme="minorEastAsia" w:hAnsiTheme="minorHAnsi" w:cstheme="minorBidi"/>
          <w:iCs w:val="0"/>
          <w:noProof/>
          <w:kern w:val="0"/>
          <w:sz w:val="22"/>
          <w:szCs w:val="22"/>
          <w:lang w:eastAsia="zh-TW" w:bidi="he-IL"/>
        </w:rPr>
      </w:pPr>
      <w:del w:id="115" w:author="作者">
        <w:r w:rsidRPr="003B66E7" w:rsidDel="003B66E7">
          <w:rPr>
            <w:rStyle w:val="ab"/>
            <w:iCs w:val="0"/>
            <w:noProof/>
          </w:rPr>
          <w:delText>Primary and Secondary Filter Configurations</w:delText>
        </w:r>
        <w:r w:rsidDel="003B66E7">
          <w:rPr>
            <w:noProof/>
            <w:webHidden/>
          </w:rPr>
          <w:tab/>
          <w:delText>15</w:delText>
        </w:r>
      </w:del>
    </w:p>
    <w:p w:rsidR="006C66F6" w:rsidDel="003B66E7" w:rsidRDefault="006C66F6">
      <w:pPr>
        <w:pStyle w:val="22"/>
        <w:tabs>
          <w:tab w:val="right" w:leader="dot" w:pos="4850"/>
        </w:tabs>
        <w:rPr>
          <w:del w:id="116" w:author="作者"/>
          <w:rFonts w:asciiTheme="minorHAnsi" w:eastAsiaTheme="minorEastAsia" w:hAnsiTheme="minorHAnsi" w:cstheme="minorBidi"/>
          <w:iCs w:val="0"/>
          <w:noProof/>
          <w:kern w:val="0"/>
          <w:sz w:val="22"/>
          <w:szCs w:val="22"/>
          <w:lang w:eastAsia="zh-TW" w:bidi="he-IL"/>
        </w:rPr>
      </w:pPr>
      <w:del w:id="117" w:author="作者">
        <w:r w:rsidRPr="003B66E7" w:rsidDel="003B66E7">
          <w:rPr>
            <w:rStyle w:val="ab"/>
            <w:iCs w:val="0"/>
            <w:noProof/>
          </w:rPr>
          <w:delText>SINC Filter Software Support</w:delText>
        </w:r>
        <w:r w:rsidDel="003B66E7">
          <w:rPr>
            <w:noProof/>
            <w:webHidden/>
          </w:rPr>
          <w:tab/>
          <w:delText>16</w:delText>
        </w:r>
      </w:del>
    </w:p>
    <w:p w:rsidR="008D6D53" w:rsidDel="003B66E7" w:rsidRDefault="008D6D53">
      <w:pPr>
        <w:pStyle w:val="10"/>
        <w:tabs>
          <w:tab w:val="right" w:leader="dot" w:pos="4850"/>
        </w:tabs>
        <w:rPr>
          <w:del w:id="118" w:author="作者"/>
          <w:rFonts w:asciiTheme="minorHAnsi" w:eastAsiaTheme="minorEastAsia" w:hAnsiTheme="minorHAnsi" w:cstheme="minorBidi"/>
          <w:iCs w:val="0"/>
          <w:noProof/>
          <w:kern w:val="0"/>
          <w:sz w:val="22"/>
          <w:szCs w:val="22"/>
          <w:lang w:eastAsia="zh-TW" w:bidi="he-IL"/>
        </w:rPr>
      </w:pPr>
      <w:del w:id="119" w:author="作者">
        <w:r w:rsidRPr="006C66F6" w:rsidDel="003B66E7">
          <w:rPr>
            <w:rStyle w:val="ab"/>
            <w:iCs w:val="0"/>
            <w:noProof/>
          </w:rPr>
          <w:delText>Introduction</w:delText>
        </w:r>
        <w:r w:rsidDel="003B66E7">
          <w:rPr>
            <w:noProof/>
            <w:webHidden/>
          </w:rPr>
          <w:tab/>
          <w:delText>1</w:delText>
        </w:r>
      </w:del>
    </w:p>
    <w:p w:rsidR="008D6D53" w:rsidDel="003B66E7" w:rsidRDefault="008D6D53">
      <w:pPr>
        <w:pStyle w:val="10"/>
        <w:tabs>
          <w:tab w:val="right" w:leader="dot" w:pos="4850"/>
        </w:tabs>
        <w:rPr>
          <w:del w:id="120" w:author="作者"/>
          <w:rFonts w:asciiTheme="minorHAnsi" w:eastAsiaTheme="minorEastAsia" w:hAnsiTheme="minorHAnsi" w:cstheme="minorBidi"/>
          <w:iCs w:val="0"/>
          <w:noProof/>
          <w:kern w:val="0"/>
          <w:sz w:val="22"/>
          <w:szCs w:val="22"/>
          <w:lang w:eastAsia="zh-TW" w:bidi="he-IL"/>
        </w:rPr>
      </w:pPr>
      <w:del w:id="121" w:author="作者">
        <w:r w:rsidRPr="006C66F6" w:rsidDel="003B66E7">
          <w:rPr>
            <w:rStyle w:val="ab"/>
            <w:iCs w:val="0"/>
            <w:noProof/>
          </w:rPr>
          <w:delText>Motor Current Control Applications</w:delText>
        </w:r>
        <w:r w:rsidDel="003B66E7">
          <w:rPr>
            <w:noProof/>
            <w:webHidden/>
          </w:rPr>
          <w:tab/>
          <w:delText>1</w:delText>
        </w:r>
      </w:del>
    </w:p>
    <w:p w:rsidR="008D6D53" w:rsidDel="003B66E7" w:rsidRDefault="008D6D53">
      <w:pPr>
        <w:pStyle w:val="10"/>
        <w:tabs>
          <w:tab w:val="right" w:leader="dot" w:pos="4850"/>
        </w:tabs>
        <w:rPr>
          <w:del w:id="122" w:author="作者"/>
          <w:rFonts w:asciiTheme="minorHAnsi" w:eastAsiaTheme="minorEastAsia" w:hAnsiTheme="minorHAnsi" w:cstheme="minorBidi"/>
          <w:iCs w:val="0"/>
          <w:noProof/>
          <w:kern w:val="0"/>
          <w:sz w:val="22"/>
          <w:szCs w:val="22"/>
          <w:lang w:eastAsia="zh-TW" w:bidi="he-IL"/>
        </w:rPr>
      </w:pPr>
      <w:del w:id="123" w:author="作者">
        <w:r w:rsidRPr="006C66F6" w:rsidDel="003B66E7">
          <w:rPr>
            <w:rStyle w:val="ab"/>
            <w:iCs w:val="0"/>
            <w:noProof/>
          </w:rPr>
          <w:delText>Revision History</w:delText>
        </w:r>
        <w:r w:rsidDel="003B66E7">
          <w:rPr>
            <w:noProof/>
            <w:webHidden/>
          </w:rPr>
          <w:tab/>
          <w:delText>2</w:delText>
        </w:r>
      </w:del>
    </w:p>
    <w:p w:rsidR="008D6D53" w:rsidDel="003B66E7" w:rsidRDefault="008D6D53">
      <w:pPr>
        <w:pStyle w:val="10"/>
        <w:tabs>
          <w:tab w:val="right" w:leader="dot" w:pos="4850"/>
        </w:tabs>
        <w:rPr>
          <w:del w:id="124" w:author="作者"/>
          <w:rFonts w:asciiTheme="minorHAnsi" w:eastAsiaTheme="minorEastAsia" w:hAnsiTheme="minorHAnsi" w:cstheme="minorBidi"/>
          <w:iCs w:val="0"/>
          <w:noProof/>
          <w:kern w:val="0"/>
          <w:sz w:val="22"/>
          <w:szCs w:val="22"/>
          <w:lang w:eastAsia="zh-TW" w:bidi="he-IL"/>
        </w:rPr>
      </w:pPr>
      <w:del w:id="125" w:author="作者">
        <w:r w:rsidRPr="006C66F6" w:rsidDel="003B66E7">
          <w:rPr>
            <w:rStyle w:val="ab"/>
            <w:iCs w:val="0"/>
            <w:noProof/>
          </w:rPr>
          <w:delText>Sinc Filter Module Overview</w:delText>
        </w:r>
        <w:r w:rsidDel="003B66E7">
          <w:rPr>
            <w:noProof/>
            <w:webHidden/>
          </w:rPr>
          <w:tab/>
          <w:delText>3</w:delText>
        </w:r>
      </w:del>
    </w:p>
    <w:p w:rsidR="008D6D53" w:rsidDel="003B66E7" w:rsidRDefault="008D6D53">
      <w:pPr>
        <w:pStyle w:val="10"/>
        <w:tabs>
          <w:tab w:val="right" w:leader="dot" w:pos="4850"/>
        </w:tabs>
        <w:rPr>
          <w:del w:id="126" w:author="作者"/>
          <w:rFonts w:asciiTheme="minorHAnsi" w:eastAsiaTheme="minorEastAsia" w:hAnsiTheme="minorHAnsi" w:cstheme="minorBidi"/>
          <w:iCs w:val="0"/>
          <w:noProof/>
          <w:kern w:val="0"/>
          <w:sz w:val="22"/>
          <w:szCs w:val="22"/>
          <w:lang w:eastAsia="zh-TW" w:bidi="he-IL"/>
        </w:rPr>
      </w:pPr>
      <w:del w:id="127" w:author="作者">
        <w:r w:rsidRPr="006C66F6" w:rsidDel="003B66E7">
          <w:rPr>
            <w:rStyle w:val="ab"/>
            <w:iCs w:val="0"/>
            <w:noProof/>
          </w:rPr>
          <w:delText>Current Feedback System Overview</w:delText>
        </w:r>
        <w:r w:rsidDel="003B66E7">
          <w:rPr>
            <w:noProof/>
            <w:webHidden/>
          </w:rPr>
          <w:tab/>
          <w:delText>4</w:delText>
        </w:r>
      </w:del>
    </w:p>
    <w:p w:rsidR="008D6D53" w:rsidDel="003B66E7" w:rsidRDefault="008D6D53">
      <w:pPr>
        <w:pStyle w:val="22"/>
        <w:tabs>
          <w:tab w:val="right" w:leader="dot" w:pos="4850"/>
        </w:tabs>
        <w:rPr>
          <w:del w:id="128" w:author="作者"/>
          <w:rFonts w:asciiTheme="minorHAnsi" w:eastAsiaTheme="minorEastAsia" w:hAnsiTheme="minorHAnsi" w:cstheme="minorBidi"/>
          <w:iCs w:val="0"/>
          <w:noProof/>
          <w:kern w:val="0"/>
          <w:sz w:val="22"/>
          <w:szCs w:val="22"/>
          <w:lang w:eastAsia="zh-TW" w:bidi="he-IL"/>
        </w:rPr>
      </w:pPr>
      <w:del w:id="129" w:author="作者">
        <w:r w:rsidRPr="006C66F6" w:rsidDel="003B66E7">
          <w:rPr>
            <w:rStyle w:val="ab"/>
            <w:iCs w:val="0"/>
            <w:noProof/>
          </w:rPr>
          <w:delText>Current Shunt Selection</w:delText>
        </w:r>
        <w:r w:rsidDel="003B66E7">
          <w:rPr>
            <w:noProof/>
            <w:webHidden/>
          </w:rPr>
          <w:tab/>
          <w:delText>4</w:delText>
        </w:r>
      </w:del>
    </w:p>
    <w:p w:rsidR="008D6D53" w:rsidDel="003B66E7" w:rsidRDefault="008D6D53">
      <w:pPr>
        <w:pStyle w:val="22"/>
        <w:tabs>
          <w:tab w:val="right" w:leader="dot" w:pos="4850"/>
        </w:tabs>
        <w:rPr>
          <w:del w:id="130" w:author="作者"/>
          <w:rFonts w:asciiTheme="minorHAnsi" w:eastAsiaTheme="minorEastAsia" w:hAnsiTheme="minorHAnsi" w:cstheme="minorBidi"/>
          <w:iCs w:val="0"/>
          <w:noProof/>
          <w:kern w:val="0"/>
          <w:sz w:val="22"/>
          <w:szCs w:val="22"/>
          <w:lang w:eastAsia="zh-TW" w:bidi="he-IL"/>
        </w:rPr>
      </w:pPr>
      <w:del w:id="131" w:author="作者">
        <w:r w:rsidRPr="006C66F6" w:rsidDel="003B66E7">
          <w:rPr>
            <w:rStyle w:val="ab"/>
            <w:iCs w:val="0"/>
            <w:noProof/>
          </w:rPr>
          <w:delText>Modulator Clock, Primary Filter Decimation, and Data Interrupt Rate Selection</w:delText>
        </w:r>
        <w:r w:rsidDel="003B66E7">
          <w:rPr>
            <w:noProof/>
            <w:webHidden/>
          </w:rPr>
          <w:tab/>
          <w:delText>5</w:delText>
        </w:r>
      </w:del>
    </w:p>
    <w:p w:rsidR="008D6D53" w:rsidDel="003B66E7" w:rsidRDefault="008D6D53">
      <w:pPr>
        <w:pStyle w:val="22"/>
        <w:tabs>
          <w:tab w:val="right" w:leader="dot" w:pos="4850"/>
        </w:tabs>
        <w:rPr>
          <w:del w:id="132" w:author="作者"/>
          <w:rFonts w:asciiTheme="minorHAnsi" w:eastAsiaTheme="minorEastAsia" w:hAnsiTheme="minorHAnsi" w:cstheme="minorBidi"/>
          <w:iCs w:val="0"/>
          <w:noProof/>
          <w:kern w:val="0"/>
          <w:sz w:val="22"/>
          <w:szCs w:val="22"/>
          <w:lang w:eastAsia="zh-TW" w:bidi="he-IL"/>
        </w:rPr>
      </w:pPr>
      <w:del w:id="133" w:author="作者">
        <w:r w:rsidRPr="006C66F6" w:rsidDel="003B66E7">
          <w:rPr>
            <w:rStyle w:val="ab"/>
            <w:iCs w:val="0"/>
            <w:noProof/>
          </w:rPr>
          <w:delText>Aligning sinc impulse response to PWM</w:delText>
        </w:r>
        <w:r w:rsidDel="003B66E7">
          <w:rPr>
            <w:noProof/>
            <w:webHidden/>
          </w:rPr>
          <w:tab/>
          <w:delText>5</w:delText>
        </w:r>
      </w:del>
    </w:p>
    <w:p w:rsidR="008D6D53" w:rsidDel="003B66E7" w:rsidRDefault="008D6D53">
      <w:pPr>
        <w:pStyle w:val="22"/>
        <w:tabs>
          <w:tab w:val="right" w:leader="dot" w:pos="4850"/>
        </w:tabs>
        <w:rPr>
          <w:del w:id="134" w:author="作者"/>
          <w:rFonts w:asciiTheme="minorHAnsi" w:eastAsiaTheme="minorEastAsia" w:hAnsiTheme="minorHAnsi" w:cstheme="minorBidi"/>
          <w:iCs w:val="0"/>
          <w:noProof/>
          <w:kern w:val="0"/>
          <w:sz w:val="22"/>
          <w:szCs w:val="22"/>
          <w:lang w:eastAsia="zh-TW" w:bidi="he-IL"/>
        </w:rPr>
      </w:pPr>
      <w:del w:id="135" w:author="作者">
        <w:r w:rsidRPr="006C66F6" w:rsidDel="003B66E7">
          <w:rPr>
            <w:rStyle w:val="ab"/>
            <w:iCs w:val="0"/>
            <w:noProof/>
          </w:rPr>
          <w:delText>Implemetation of impulse response alignment to PWM</w:delText>
        </w:r>
        <w:r w:rsidDel="003B66E7">
          <w:rPr>
            <w:noProof/>
            <w:webHidden/>
          </w:rPr>
          <w:tab/>
          <w:delText>7</w:delText>
        </w:r>
      </w:del>
    </w:p>
    <w:p w:rsidR="008D6D53" w:rsidDel="003B66E7" w:rsidRDefault="008D6D53">
      <w:pPr>
        <w:pStyle w:val="22"/>
        <w:tabs>
          <w:tab w:val="right" w:leader="dot" w:pos="4850"/>
        </w:tabs>
        <w:rPr>
          <w:del w:id="136" w:author="作者"/>
          <w:rFonts w:asciiTheme="minorHAnsi" w:eastAsiaTheme="minorEastAsia" w:hAnsiTheme="minorHAnsi" w:cstheme="minorBidi"/>
          <w:iCs w:val="0"/>
          <w:noProof/>
          <w:kern w:val="0"/>
          <w:sz w:val="22"/>
          <w:szCs w:val="22"/>
          <w:lang w:eastAsia="zh-TW" w:bidi="he-IL"/>
        </w:rPr>
      </w:pPr>
      <w:del w:id="137" w:author="作者">
        <w:r w:rsidRPr="006C66F6" w:rsidDel="003B66E7">
          <w:rPr>
            <w:rStyle w:val="ab"/>
            <w:iCs w:val="0"/>
            <w:noProof/>
          </w:rPr>
          <w:delText>SINC data- and interrupt rate</w:delText>
        </w:r>
        <w:r w:rsidDel="003B66E7">
          <w:rPr>
            <w:noProof/>
            <w:webHidden/>
          </w:rPr>
          <w:tab/>
          <w:delText>8</w:delText>
        </w:r>
      </w:del>
    </w:p>
    <w:p w:rsidR="008D6D53" w:rsidDel="003B66E7" w:rsidRDefault="008D6D53">
      <w:pPr>
        <w:pStyle w:val="22"/>
        <w:tabs>
          <w:tab w:val="right" w:leader="dot" w:pos="4850"/>
        </w:tabs>
        <w:rPr>
          <w:del w:id="138" w:author="作者"/>
          <w:rFonts w:asciiTheme="minorHAnsi" w:eastAsiaTheme="minorEastAsia" w:hAnsiTheme="minorHAnsi" w:cstheme="minorBidi"/>
          <w:iCs w:val="0"/>
          <w:noProof/>
          <w:kern w:val="0"/>
          <w:sz w:val="22"/>
          <w:szCs w:val="22"/>
          <w:lang w:eastAsia="zh-TW" w:bidi="he-IL"/>
        </w:rPr>
      </w:pPr>
      <w:del w:id="139" w:author="作者">
        <w:r w:rsidRPr="006C66F6" w:rsidDel="003B66E7">
          <w:rPr>
            <w:rStyle w:val="ab"/>
            <w:iCs w:val="0"/>
            <w:noProof/>
          </w:rPr>
          <w:delText>Primary Filter Scaling</w:delText>
        </w:r>
        <w:r w:rsidDel="003B66E7">
          <w:rPr>
            <w:noProof/>
            <w:webHidden/>
          </w:rPr>
          <w:tab/>
          <w:delText>10</w:delText>
        </w:r>
      </w:del>
    </w:p>
    <w:p w:rsidR="008D6D53" w:rsidDel="003B66E7" w:rsidRDefault="008D6D53">
      <w:pPr>
        <w:pStyle w:val="22"/>
        <w:tabs>
          <w:tab w:val="right" w:leader="dot" w:pos="4850"/>
        </w:tabs>
        <w:rPr>
          <w:del w:id="140" w:author="作者"/>
          <w:rFonts w:asciiTheme="minorHAnsi" w:eastAsiaTheme="minorEastAsia" w:hAnsiTheme="minorHAnsi" w:cstheme="minorBidi"/>
          <w:iCs w:val="0"/>
          <w:noProof/>
          <w:kern w:val="0"/>
          <w:sz w:val="22"/>
          <w:szCs w:val="22"/>
          <w:lang w:eastAsia="zh-TW" w:bidi="he-IL"/>
        </w:rPr>
      </w:pPr>
      <w:del w:id="141" w:author="作者">
        <w:r w:rsidRPr="006C66F6" w:rsidDel="003B66E7">
          <w:rPr>
            <w:rStyle w:val="ab"/>
            <w:iCs w:val="0"/>
            <w:noProof/>
          </w:rPr>
          <w:delText>Secondary Filter Scaling and Overload Configuration</w:delText>
        </w:r>
        <w:r w:rsidDel="003B66E7">
          <w:rPr>
            <w:noProof/>
            <w:webHidden/>
          </w:rPr>
          <w:tab/>
          <w:delText>10</w:delText>
        </w:r>
      </w:del>
    </w:p>
    <w:p w:rsidR="008D6D53" w:rsidDel="003B66E7" w:rsidRDefault="008D6D53">
      <w:pPr>
        <w:pStyle w:val="22"/>
        <w:tabs>
          <w:tab w:val="right" w:leader="dot" w:pos="4850"/>
        </w:tabs>
        <w:rPr>
          <w:del w:id="142" w:author="作者"/>
          <w:rFonts w:asciiTheme="minorHAnsi" w:eastAsiaTheme="minorEastAsia" w:hAnsiTheme="minorHAnsi" w:cstheme="minorBidi"/>
          <w:iCs w:val="0"/>
          <w:noProof/>
          <w:kern w:val="0"/>
          <w:sz w:val="22"/>
          <w:szCs w:val="22"/>
          <w:lang w:eastAsia="zh-TW" w:bidi="he-IL"/>
        </w:rPr>
      </w:pPr>
      <w:del w:id="143" w:author="作者">
        <w:r w:rsidRPr="006C66F6" w:rsidDel="003B66E7">
          <w:rPr>
            <w:rStyle w:val="ab"/>
            <w:iCs w:val="0"/>
            <w:noProof/>
          </w:rPr>
          <w:delText>SINC Module Fault Detection Functions</w:delText>
        </w:r>
        <w:r w:rsidDel="003B66E7">
          <w:rPr>
            <w:noProof/>
            <w:webHidden/>
          </w:rPr>
          <w:tab/>
          <w:delText>12</w:delText>
        </w:r>
      </w:del>
    </w:p>
    <w:p w:rsidR="008D6D53" w:rsidDel="003B66E7" w:rsidRDefault="008D6D53">
      <w:pPr>
        <w:pStyle w:val="10"/>
        <w:tabs>
          <w:tab w:val="right" w:leader="dot" w:pos="4850"/>
        </w:tabs>
        <w:rPr>
          <w:del w:id="144" w:author="作者"/>
          <w:rFonts w:asciiTheme="minorHAnsi" w:eastAsiaTheme="minorEastAsia" w:hAnsiTheme="minorHAnsi" w:cstheme="minorBidi"/>
          <w:iCs w:val="0"/>
          <w:noProof/>
          <w:kern w:val="0"/>
          <w:sz w:val="22"/>
          <w:szCs w:val="22"/>
          <w:lang w:eastAsia="zh-TW" w:bidi="he-IL"/>
        </w:rPr>
      </w:pPr>
      <w:del w:id="145" w:author="作者">
        <w:r w:rsidRPr="006C66F6" w:rsidDel="003B66E7">
          <w:rPr>
            <w:rStyle w:val="ab"/>
            <w:iCs w:val="0"/>
            <w:noProof/>
          </w:rPr>
          <w:delText xml:space="preserve">SINC Filter Setup </w:delText>
        </w:r>
        <w:r w:rsidRPr="006C66F6" w:rsidDel="003B66E7">
          <w:rPr>
            <w:rStyle w:val="ab"/>
            <w:iCs w:val="0"/>
            <w:noProof/>
          </w:rPr>
          <w:delText>and Software Driver Functions</w:delText>
        </w:r>
        <w:r w:rsidDel="003B66E7">
          <w:rPr>
            <w:noProof/>
            <w:webHidden/>
          </w:rPr>
          <w:tab/>
          <w:delText>13</w:delText>
        </w:r>
      </w:del>
    </w:p>
    <w:p w:rsidR="008D6D53" w:rsidDel="003B66E7" w:rsidRDefault="008D6D53">
      <w:pPr>
        <w:pStyle w:val="22"/>
        <w:tabs>
          <w:tab w:val="right" w:leader="dot" w:pos="4850"/>
        </w:tabs>
        <w:rPr>
          <w:del w:id="146" w:author="作者"/>
          <w:rFonts w:asciiTheme="minorHAnsi" w:eastAsiaTheme="minorEastAsia" w:hAnsiTheme="minorHAnsi" w:cstheme="minorBidi"/>
          <w:iCs w:val="0"/>
          <w:noProof/>
          <w:kern w:val="0"/>
          <w:sz w:val="22"/>
          <w:szCs w:val="22"/>
          <w:lang w:eastAsia="zh-TW" w:bidi="he-IL"/>
        </w:rPr>
      </w:pPr>
      <w:del w:id="147" w:author="作者">
        <w:r w:rsidRPr="006C66F6" w:rsidDel="003B66E7">
          <w:rPr>
            <w:rStyle w:val="ab"/>
            <w:iCs w:val="0"/>
            <w:noProof/>
          </w:rPr>
          <w:delText>Pin Multiplexer Configuration</w:delText>
        </w:r>
        <w:r w:rsidDel="003B66E7">
          <w:rPr>
            <w:noProof/>
            <w:webHidden/>
          </w:rPr>
          <w:tab/>
          <w:delText>13</w:delText>
        </w:r>
      </w:del>
    </w:p>
    <w:p w:rsidR="008D6D53" w:rsidDel="003B66E7" w:rsidRDefault="008D6D53">
      <w:pPr>
        <w:pStyle w:val="22"/>
        <w:tabs>
          <w:tab w:val="right" w:leader="dot" w:pos="4850"/>
        </w:tabs>
        <w:rPr>
          <w:del w:id="148" w:author="作者"/>
          <w:rFonts w:asciiTheme="minorHAnsi" w:eastAsiaTheme="minorEastAsia" w:hAnsiTheme="minorHAnsi" w:cstheme="minorBidi"/>
          <w:iCs w:val="0"/>
          <w:noProof/>
          <w:kern w:val="0"/>
          <w:sz w:val="22"/>
          <w:szCs w:val="22"/>
          <w:lang w:eastAsia="zh-TW" w:bidi="he-IL"/>
        </w:rPr>
      </w:pPr>
      <w:del w:id="149" w:author="作者">
        <w:r w:rsidRPr="006C66F6" w:rsidDel="003B66E7">
          <w:rPr>
            <w:rStyle w:val="ab"/>
            <w:iCs w:val="0"/>
            <w:noProof/>
          </w:rPr>
          <w:delText>Data Buffer Memory Allocation</w:delText>
        </w:r>
        <w:r w:rsidDel="003B66E7">
          <w:rPr>
            <w:noProof/>
            <w:webHidden/>
          </w:rPr>
          <w:tab/>
          <w:delText>13</w:delText>
        </w:r>
      </w:del>
    </w:p>
    <w:p w:rsidR="008D6D53" w:rsidDel="003B66E7" w:rsidRDefault="008D6D53">
      <w:pPr>
        <w:pStyle w:val="22"/>
        <w:tabs>
          <w:tab w:val="right" w:leader="dot" w:pos="4850"/>
        </w:tabs>
        <w:rPr>
          <w:del w:id="150" w:author="作者"/>
          <w:rFonts w:asciiTheme="minorHAnsi" w:eastAsiaTheme="minorEastAsia" w:hAnsiTheme="minorHAnsi" w:cstheme="minorBidi"/>
          <w:iCs w:val="0"/>
          <w:noProof/>
          <w:kern w:val="0"/>
          <w:sz w:val="22"/>
          <w:szCs w:val="22"/>
          <w:lang w:eastAsia="zh-TW" w:bidi="he-IL"/>
        </w:rPr>
      </w:pPr>
      <w:del w:id="151" w:author="作者">
        <w:r w:rsidRPr="006C66F6" w:rsidDel="003B66E7">
          <w:rPr>
            <w:rStyle w:val="ab"/>
            <w:iCs w:val="0"/>
            <w:noProof/>
          </w:rPr>
          <w:delText>Interrupt and Trigger Routing</w:delText>
        </w:r>
        <w:r w:rsidDel="003B66E7">
          <w:rPr>
            <w:noProof/>
            <w:webHidden/>
          </w:rPr>
          <w:tab/>
          <w:delText>14</w:delText>
        </w:r>
      </w:del>
    </w:p>
    <w:p w:rsidR="008D6D53" w:rsidDel="003B66E7" w:rsidRDefault="008D6D53">
      <w:pPr>
        <w:pStyle w:val="22"/>
        <w:tabs>
          <w:tab w:val="right" w:leader="dot" w:pos="4850"/>
        </w:tabs>
        <w:rPr>
          <w:del w:id="152" w:author="作者"/>
          <w:rFonts w:asciiTheme="minorHAnsi" w:eastAsiaTheme="minorEastAsia" w:hAnsiTheme="minorHAnsi" w:cstheme="minorBidi"/>
          <w:iCs w:val="0"/>
          <w:noProof/>
          <w:kern w:val="0"/>
          <w:sz w:val="22"/>
          <w:szCs w:val="22"/>
          <w:lang w:eastAsia="zh-TW" w:bidi="he-IL"/>
        </w:rPr>
      </w:pPr>
      <w:del w:id="153" w:author="作者">
        <w:r w:rsidRPr="006C66F6" w:rsidDel="003B66E7">
          <w:rPr>
            <w:rStyle w:val="ab"/>
            <w:iCs w:val="0"/>
            <w:noProof/>
          </w:rPr>
          <w:delText>Primary and Secondary Filter Configurations</w:delText>
        </w:r>
        <w:r w:rsidDel="003B66E7">
          <w:rPr>
            <w:noProof/>
            <w:webHidden/>
          </w:rPr>
          <w:tab/>
          <w:delText>15</w:delText>
        </w:r>
      </w:del>
    </w:p>
    <w:p w:rsidR="008D6D53" w:rsidDel="003B66E7" w:rsidRDefault="008D6D53">
      <w:pPr>
        <w:pStyle w:val="22"/>
        <w:tabs>
          <w:tab w:val="right" w:leader="dot" w:pos="4850"/>
        </w:tabs>
        <w:rPr>
          <w:del w:id="154" w:author="作者"/>
          <w:rFonts w:asciiTheme="minorHAnsi" w:eastAsiaTheme="minorEastAsia" w:hAnsiTheme="minorHAnsi" w:cstheme="minorBidi"/>
          <w:iCs w:val="0"/>
          <w:noProof/>
          <w:kern w:val="0"/>
          <w:sz w:val="22"/>
          <w:szCs w:val="22"/>
          <w:lang w:eastAsia="zh-TW" w:bidi="he-IL"/>
        </w:rPr>
      </w:pPr>
      <w:del w:id="155" w:author="作者">
        <w:r w:rsidRPr="006C66F6" w:rsidDel="003B66E7">
          <w:rPr>
            <w:rStyle w:val="ab"/>
            <w:iCs w:val="0"/>
            <w:noProof/>
          </w:rPr>
          <w:delText>SINC Filter Software Support</w:delText>
        </w:r>
        <w:r w:rsidDel="003B66E7">
          <w:rPr>
            <w:noProof/>
            <w:webHidden/>
          </w:rPr>
          <w:tab/>
          <w:delText>16</w:delText>
        </w:r>
      </w:del>
    </w:p>
    <w:p w:rsidR="00F56090" w:rsidDel="003B66E7" w:rsidRDefault="003B377C">
      <w:pPr>
        <w:pStyle w:val="10"/>
        <w:tabs>
          <w:tab w:val="right" w:leader="dot" w:pos="4850"/>
        </w:tabs>
        <w:rPr>
          <w:del w:id="156" w:author="作者"/>
          <w:rFonts w:asciiTheme="minorHAnsi" w:eastAsiaTheme="minorEastAsia" w:hAnsiTheme="minorHAnsi" w:cstheme="minorBidi"/>
          <w:iCs w:val="0"/>
          <w:noProof/>
          <w:kern w:val="0"/>
          <w:sz w:val="22"/>
          <w:szCs w:val="22"/>
          <w:lang w:eastAsia="zh-TW" w:bidi="he-IL"/>
        </w:rPr>
      </w:pPr>
      <w:del w:id="157" w:author="作者">
        <w:r w:rsidRPr="003B377C">
          <w:rPr>
            <w:rPrChange w:id="158" w:author="作者">
              <w:rPr>
                <w:rStyle w:val="ab"/>
                <w:noProof/>
              </w:rPr>
            </w:rPrChange>
          </w:rPr>
          <w:delText>Introduction</w:delText>
        </w:r>
        <w:r w:rsidR="00F56090" w:rsidDel="003B66E7">
          <w:rPr>
            <w:noProof/>
            <w:webHidden/>
          </w:rPr>
          <w:tab/>
        </w:r>
        <w:r w:rsidR="009D54F2" w:rsidDel="003B66E7">
          <w:rPr>
            <w:noProof/>
            <w:webHidden/>
          </w:rPr>
          <w:delText>1</w:delText>
        </w:r>
      </w:del>
    </w:p>
    <w:p w:rsidR="00F56090" w:rsidDel="003B66E7" w:rsidRDefault="003B377C">
      <w:pPr>
        <w:pStyle w:val="10"/>
        <w:tabs>
          <w:tab w:val="right" w:leader="dot" w:pos="4850"/>
        </w:tabs>
        <w:rPr>
          <w:del w:id="159" w:author="作者"/>
          <w:rFonts w:asciiTheme="minorHAnsi" w:eastAsiaTheme="minorEastAsia" w:hAnsiTheme="minorHAnsi" w:cstheme="minorBidi"/>
          <w:iCs w:val="0"/>
          <w:noProof/>
          <w:kern w:val="0"/>
          <w:sz w:val="22"/>
          <w:szCs w:val="22"/>
          <w:lang w:eastAsia="zh-TW" w:bidi="he-IL"/>
        </w:rPr>
      </w:pPr>
      <w:del w:id="160" w:author="作者">
        <w:r w:rsidRPr="003B377C">
          <w:rPr>
            <w:rPrChange w:id="161" w:author="作者">
              <w:rPr>
                <w:rStyle w:val="ab"/>
                <w:noProof/>
              </w:rPr>
            </w:rPrChange>
          </w:rPr>
          <w:delText>Motor Current Control Applications</w:delText>
        </w:r>
        <w:r w:rsidR="00F56090" w:rsidDel="003B66E7">
          <w:rPr>
            <w:noProof/>
            <w:webHidden/>
          </w:rPr>
          <w:tab/>
        </w:r>
        <w:r w:rsidR="009D54F2" w:rsidDel="003B66E7">
          <w:rPr>
            <w:noProof/>
            <w:webHidden/>
          </w:rPr>
          <w:delText>1</w:delText>
        </w:r>
      </w:del>
    </w:p>
    <w:p w:rsidR="00F56090" w:rsidDel="003B66E7" w:rsidRDefault="003B377C">
      <w:pPr>
        <w:pStyle w:val="10"/>
        <w:tabs>
          <w:tab w:val="right" w:leader="dot" w:pos="4850"/>
        </w:tabs>
        <w:rPr>
          <w:del w:id="162" w:author="作者"/>
          <w:rFonts w:asciiTheme="minorHAnsi" w:eastAsiaTheme="minorEastAsia" w:hAnsiTheme="minorHAnsi" w:cstheme="minorBidi"/>
          <w:iCs w:val="0"/>
          <w:noProof/>
          <w:kern w:val="0"/>
          <w:sz w:val="22"/>
          <w:szCs w:val="22"/>
          <w:lang w:eastAsia="zh-TW" w:bidi="he-IL"/>
        </w:rPr>
      </w:pPr>
      <w:del w:id="163" w:author="作者">
        <w:r w:rsidRPr="003B377C">
          <w:rPr>
            <w:rPrChange w:id="164" w:author="作者">
              <w:rPr>
                <w:rStyle w:val="ab"/>
                <w:noProof/>
              </w:rPr>
            </w:rPrChange>
          </w:rPr>
          <w:delText>Revision History</w:delText>
        </w:r>
        <w:r w:rsidR="00F56090" w:rsidDel="003B66E7">
          <w:rPr>
            <w:noProof/>
            <w:webHidden/>
          </w:rPr>
          <w:tab/>
        </w:r>
        <w:r w:rsidR="009D54F2" w:rsidDel="003B66E7">
          <w:rPr>
            <w:noProof/>
            <w:webHidden/>
          </w:rPr>
          <w:delText>2</w:delText>
        </w:r>
      </w:del>
    </w:p>
    <w:p w:rsidR="00F56090" w:rsidDel="003B66E7" w:rsidRDefault="003B377C">
      <w:pPr>
        <w:pStyle w:val="10"/>
        <w:tabs>
          <w:tab w:val="right" w:leader="dot" w:pos="4850"/>
        </w:tabs>
        <w:rPr>
          <w:del w:id="165" w:author="作者"/>
          <w:rFonts w:asciiTheme="minorHAnsi" w:eastAsiaTheme="minorEastAsia" w:hAnsiTheme="minorHAnsi" w:cstheme="minorBidi"/>
          <w:iCs w:val="0"/>
          <w:noProof/>
          <w:kern w:val="0"/>
          <w:sz w:val="22"/>
          <w:szCs w:val="22"/>
          <w:lang w:eastAsia="zh-TW" w:bidi="he-IL"/>
        </w:rPr>
      </w:pPr>
      <w:del w:id="166" w:author="作者">
        <w:r w:rsidRPr="003B377C">
          <w:rPr>
            <w:rPrChange w:id="167" w:author="作者">
              <w:rPr>
                <w:rStyle w:val="ab"/>
                <w:noProof/>
              </w:rPr>
            </w:rPrChange>
          </w:rPr>
          <w:delText>Sinc Filter Module Overview</w:delText>
        </w:r>
        <w:r w:rsidR="00F56090" w:rsidDel="003B66E7">
          <w:rPr>
            <w:noProof/>
            <w:webHidden/>
          </w:rPr>
          <w:tab/>
        </w:r>
        <w:r w:rsidR="009D54F2" w:rsidDel="003B66E7">
          <w:rPr>
            <w:noProof/>
            <w:webHidden/>
          </w:rPr>
          <w:delText>3</w:delText>
        </w:r>
      </w:del>
    </w:p>
    <w:p w:rsidR="00F56090" w:rsidDel="003B66E7" w:rsidRDefault="003B377C">
      <w:pPr>
        <w:pStyle w:val="10"/>
        <w:tabs>
          <w:tab w:val="right" w:leader="dot" w:pos="4850"/>
        </w:tabs>
        <w:rPr>
          <w:del w:id="168" w:author="作者"/>
          <w:rFonts w:asciiTheme="minorHAnsi" w:eastAsiaTheme="minorEastAsia" w:hAnsiTheme="minorHAnsi" w:cstheme="minorBidi"/>
          <w:iCs w:val="0"/>
          <w:noProof/>
          <w:kern w:val="0"/>
          <w:sz w:val="22"/>
          <w:szCs w:val="22"/>
          <w:lang w:eastAsia="zh-TW" w:bidi="he-IL"/>
        </w:rPr>
      </w:pPr>
      <w:del w:id="169" w:author="作者">
        <w:r w:rsidRPr="003B377C">
          <w:rPr>
            <w:rPrChange w:id="170" w:author="作者">
              <w:rPr>
                <w:rStyle w:val="ab"/>
                <w:noProof/>
              </w:rPr>
            </w:rPrChange>
          </w:rPr>
          <w:delText>Current Feedback System Overview</w:delText>
        </w:r>
        <w:r w:rsidR="00F56090" w:rsidDel="003B66E7">
          <w:rPr>
            <w:noProof/>
            <w:webHidden/>
          </w:rPr>
          <w:tab/>
        </w:r>
        <w:r w:rsidR="009D54F2" w:rsidDel="003B66E7">
          <w:rPr>
            <w:noProof/>
            <w:webHidden/>
          </w:rPr>
          <w:delText>4</w:delText>
        </w:r>
      </w:del>
    </w:p>
    <w:p w:rsidR="00F56090" w:rsidDel="003B66E7" w:rsidRDefault="003B377C">
      <w:pPr>
        <w:pStyle w:val="22"/>
        <w:tabs>
          <w:tab w:val="right" w:leader="dot" w:pos="4850"/>
        </w:tabs>
        <w:rPr>
          <w:del w:id="171" w:author="作者"/>
          <w:rFonts w:asciiTheme="minorHAnsi" w:eastAsiaTheme="minorEastAsia" w:hAnsiTheme="minorHAnsi" w:cstheme="minorBidi"/>
          <w:iCs w:val="0"/>
          <w:noProof/>
          <w:kern w:val="0"/>
          <w:sz w:val="22"/>
          <w:szCs w:val="22"/>
          <w:lang w:eastAsia="zh-TW" w:bidi="he-IL"/>
        </w:rPr>
      </w:pPr>
      <w:del w:id="172" w:author="作者">
        <w:r w:rsidRPr="003B377C">
          <w:rPr>
            <w:rPrChange w:id="173" w:author="作者">
              <w:rPr>
                <w:rStyle w:val="ab"/>
                <w:noProof/>
              </w:rPr>
            </w:rPrChange>
          </w:rPr>
          <w:delText>Current Shunt Selection</w:delText>
        </w:r>
        <w:r w:rsidR="00F56090" w:rsidDel="003B66E7">
          <w:rPr>
            <w:noProof/>
            <w:webHidden/>
          </w:rPr>
          <w:tab/>
        </w:r>
        <w:r w:rsidR="009D54F2" w:rsidDel="003B66E7">
          <w:rPr>
            <w:noProof/>
            <w:webHidden/>
          </w:rPr>
          <w:delText>4</w:delText>
        </w:r>
      </w:del>
    </w:p>
    <w:p w:rsidR="00F56090" w:rsidDel="003B66E7" w:rsidRDefault="003B377C">
      <w:pPr>
        <w:pStyle w:val="22"/>
        <w:tabs>
          <w:tab w:val="right" w:leader="dot" w:pos="4850"/>
        </w:tabs>
        <w:rPr>
          <w:del w:id="174" w:author="作者"/>
          <w:rFonts w:asciiTheme="minorHAnsi" w:eastAsiaTheme="minorEastAsia" w:hAnsiTheme="minorHAnsi" w:cstheme="minorBidi"/>
          <w:iCs w:val="0"/>
          <w:noProof/>
          <w:kern w:val="0"/>
          <w:sz w:val="22"/>
          <w:szCs w:val="22"/>
          <w:lang w:eastAsia="zh-TW" w:bidi="he-IL"/>
        </w:rPr>
      </w:pPr>
      <w:del w:id="175" w:author="作者">
        <w:r w:rsidRPr="003B377C">
          <w:rPr>
            <w:rPrChange w:id="176" w:author="作者">
              <w:rPr>
                <w:rStyle w:val="ab"/>
                <w:noProof/>
              </w:rPr>
            </w:rPrChange>
          </w:rPr>
          <w:delText>Modulator Clock, Primary Filter Decimation, and Data Interrupt Rate Selection</w:delText>
        </w:r>
        <w:r w:rsidR="00F56090" w:rsidDel="003B66E7">
          <w:rPr>
            <w:noProof/>
            <w:webHidden/>
          </w:rPr>
          <w:tab/>
        </w:r>
        <w:r w:rsidR="009D54F2" w:rsidDel="003B66E7">
          <w:rPr>
            <w:noProof/>
            <w:webHidden/>
          </w:rPr>
          <w:delText>5</w:delText>
        </w:r>
      </w:del>
    </w:p>
    <w:p w:rsidR="00F56090" w:rsidDel="003B66E7" w:rsidRDefault="003B377C">
      <w:pPr>
        <w:pStyle w:val="22"/>
        <w:tabs>
          <w:tab w:val="right" w:leader="dot" w:pos="4850"/>
        </w:tabs>
        <w:rPr>
          <w:del w:id="177" w:author="作者"/>
          <w:rFonts w:asciiTheme="minorHAnsi" w:eastAsiaTheme="minorEastAsia" w:hAnsiTheme="minorHAnsi" w:cstheme="minorBidi"/>
          <w:iCs w:val="0"/>
          <w:noProof/>
          <w:kern w:val="0"/>
          <w:sz w:val="22"/>
          <w:szCs w:val="22"/>
          <w:lang w:eastAsia="zh-TW" w:bidi="he-IL"/>
        </w:rPr>
      </w:pPr>
      <w:del w:id="178" w:author="作者">
        <w:r w:rsidRPr="003B377C">
          <w:rPr>
            <w:rPrChange w:id="179" w:author="作者">
              <w:rPr>
                <w:rStyle w:val="ab"/>
                <w:noProof/>
              </w:rPr>
            </w:rPrChange>
          </w:rPr>
          <w:delText>Primary Filter Scaling</w:delText>
        </w:r>
        <w:r w:rsidR="00F56090" w:rsidDel="003B66E7">
          <w:rPr>
            <w:noProof/>
            <w:webHidden/>
          </w:rPr>
          <w:tab/>
        </w:r>
        <w:r w:rsidR="009D54F2" w:rsidDel="003B66E7">
          <w:rPr>
            <w:noProof/>
            <w:webHidden/>
          </w:rPr>
          <w:delText>7</w:delText>
        </w:r>
      </w:del>
    </w:p>
    <w:p w:rsidR="00F56090" w:rsidDel="003B66E7" w:rsidRDefault="003B377C">
      <w:pPr>
        <w:pStyle w:val="22"/>
        <w:tabs>
          <w:tab w:val="right" w:leader="dot" w:pos="4850"/>
        </w:tabs>
        <w:rPr>
          <w:del w:id="180" w:author="作者"/>
          <w:rFonts w:asciiTheme="minorHAnsi" w:eastAsiaTheme="minorEastAsia" w:hAnsiTheme="minorHAnsi" w:cstheme="minorBidi"/>
          <w:iCs w:val="0"/>
          <w:noProof/>
          <w:kern w:val="0"/>
          <w:sz w:val="22"/>
          <w:szCs w:val="22"/>
          <w:lang w:eastAsia="zh-TW" w:bidi="he-IL"/>
        </w:rPr>
      </w:pPr>
      <w:del w:id="181" w:author="作者">
        <w:r w:rsidRPr="003B377C">
          <w:rPr>
            <w:rPrChange w:id="182" w:author="作者">
              <w:rPr>
                <w:rStyle w:val="ab"/>
                <w:noProof/>
              </w:rPr>
            </w:rPrChange>
          </w:rPr>
          <w:delText>Secondary Filter Scaling and Overload Configuration</w:delText>
        </w:r>
        <w:r w:rsidR="00F56090" w:rsidDel="003B66E7">
          <w:rPr>
            <w:noProof/>
            <w:webHidden/>
          </w:rPr>
          <w:tab/>
        </w:r>
        <w:r w:rsidR="009D54F2" w:rsidDel="003B66E7">
          <w:rPr>
            <w:noProof/>
            <w:webHidden/>
          </w:rPr>
          <w:delText>7</w:delText>
        </w:r>
      </w:del>
    </w:p>
    <w:p w:rsidR="00F56090" w:rsidDel="003B66E7" w:rsidRDefault="003B377C">
      <w:pPr>
        <w:pStyle w:val="22"/>
        <w:tabs>
          <w:tab w:val="right" w:leader="dot" w:pos="4850"/>
        </w:tabs>
        <w:rPr>
          <w:del w:id="183" w:author="作者"/>
          <w:rFonts w:asciiTheme="minorHAnsi" w:eastAsiaTheme="minorEastAsia" w:hAnsiTheme="minorHAnsi" w:cstheme="minorBidi"/>
          <w:iCs w:val="0"/>
          <w:noProof/>
          <w:kern w:val="0"/>
          <w:sz w:val="22"/>
          <w:szCs w:val="22"/>
          <w:lang w:eastAsia="zh-TW" w:bidi="he-IL"/>
        </w:rPr>
      </w:pPr>
      <w:del w:id="184" w:author="作者">
        <w:r w:rsidRPr="003B377C">
          <w:rPr>
            <w:rPrChange w:id="185" w:author="作者">
              <w:rPr>
                <w:rStyle w:val="ab"/>
                <w:noProof/>
              </w:rPr>
            </w:rPrChange>
          </w:rPr>
          <w:delText>SINC Module Fault Detection Functions</w:delText>
        </w:r>
        <w:r w:rsidR="00F56090" w:rsidDel="003B66E7">
          <w:rPr>
            <w:noProof/>
            <w:webHidden/>
          </w:rPr>
          <w:tab/>
        </w:r>
        <w:r w:rsidR="009D54F2" w:rsidDel="003B66E7">
          <w:rPr>
            <w:noProof/>
            <w:webHidden/>
          </w:rPr>
          <w:delText>9</w:delText>
        </w:r>
      </w:del>
    </w:p>
    <w:p w:rsidR="00F56090" w:rsidDel="003B66E7" w:rsidRDefault="003B377C">
      <w:pPr>
        <w:pStyle w:val="10"/>
        <w:tabs>
          <w:tab w:val="right" w:leader="dot" w:pos="4850"/>
        </w:tabs>
        <w:rPr>
          <w:del w:id="186" w:author="作者"/>
          <w:rFonts w:asciiTheme="minorHAnsi" w:eastAsiaTheme="minorEastAsia" w:hAnsiTheme="minorHAnsi" w:cstheme="minorBidi"/>
          <w:iCs w:val="0"/>
          <w:noProof/>
          <w:kern w:val="0"/>
          <w:sz w:val="22"/>
          <w:szCs w:val="22"/>
          <w:lang w:eastAsia="zh-TW" w:bidi="he-IL"/>
        </w:rPr>
      </w:pPr>
      <w:del w:id="187" w:author="作者">
        <w:r w:rsidRPr="003B377C">
          <w:rPr>
            <w:rPrChange w:id="188" w:author="作者">
              <w:rPr>
                <w:rStyle w:val="ab"/>
                <w:noProof/>
              </w:rPr>
            </w:rPrChange>
          </w:rPr>
          <w:delText>SINC Filter Setup and Software Driver Functions</w:delText>
        </w:r>
        <w:r w:rsidR="00F56090" w:rsidDel="003B66E7">
          <w:rPr>
            <w:noProof/>
            <w:webHidden/>
          </w:rPr>
          <w:tab/>
        </w:r>
        <w:r w:rsidR="009D54F2" w:rsidDel="003B66E7">
          <w:rPr>
            <w:noProof/>
            <w:webHidden/>
          </w:rPr>
          <w:delText>10</w:delText>
        </w:r>
      </w:del>
    </w:p>
    <w:p w:rsidR="00F56090" w:rsidDel="003B66E7" w:rsidRDefault="003B377C">
      <w:pPr>
        <w:pStyle w:val="22"/>
        <w:tabs>
          <w:tab w:val="right" w:leader="dot" w:pos="4850"/>
        </w:tabs>
        <w:rPr>
          <w:del w:id="189" w:author="作者"/>
          <w:rFonts w:asciiTheme="minorHAnsi" w:eastAsiaTheme="minorEastAsia" w:hAnsiTheme="minorHAnsi" w:cstheme="minorBidi"/>
          <w:iCs w:val="0"/>
          <w:noProof/>
          <w:kern w:val="0"/>
          <w:sz w:val="22"/>
          <w:szCs w:val="22"/>
          <w:lang w:eastAsia="zh-TW" w:bidi="he-IL"/>
        </w:rPr>
      </w:pPr>
      <w:del w:id="190" w:author="作者">
        <w:r w:rsidRPr="003B377C">
          <w:rPr>
            <w:rPrChange w:id="191" w:author="作者">
              <w:rPr>
                <w:rStyle w:val="ab"/>
                <w:noProof/>
              </w:rPr>
            </w:rPrChange>
          </w:rPr>
          <w:delText>Pin Multiplexer Configuration</w:delText>
        </w:r>
        <w:r w:rsidR="00F56090" w:rsidDel="003B66E7">
          <w:rPr>
            <w:noProof/>
            <w:webHidden/>
          </w:rPr>
          <w:tab/>
        </w:r>
        <w:r w:rsidR="009D54F2" w:rsidDel="003B66E7">
          <w:rPr>
            <w:noProof/>
            <w:webHidden/>
          </w:rPr>
          <w:delText>10</w:delText>
        </w:r>
      </w:del>
    </w:p>
    <w:p w:rsidR="00F56090" w:rsidDel="003B66E7" w:rsidRDefault="003B377C">
      <w:pPr>
        <w:pStyle w:val="22"/>
        <w:tabs>
          <w:tab w:val="right" w:leader="dot" w:pos="4850"/>
        </w:tabs>
        <w:rPr>
          <w:del w:id="192" w:author="作者"/>
          <w:rFonts w:asciiTheme="minorHAnsi" w:eastAsiaTheme="minorEastAsia" w:hAnsiTheme="minorHAnsi" w:cstheme="minorBidi"/>
          <w:iCs w:val="0"/>
          <w:noProof/>
          <w:kern w:val="0"/>
          <w:sz w:val="22"/>
          <w:szCs w:val="22"/>
          <w:lang w:eastAsia="zh-TW" w:bidi="he-IL"/>
        </w:rPr>
      </w:pPr>
      <w:del w:id="193" w:author="作者">
        <w:r w:rsidRPr="003B377C">
          <w:rPr>
            <w:rPrChange w:id="194" w:author="作者">
              <w:rPr>
                <w:rStyle w:val="ab"/>
                <w:noProof/>
              </w:rPr>
            </w:rPrChange>
          </w:rPr>
          <w:delText>Data Buffer Memory Allocation</w:delText>
        </w:r>
        <w:r w:rsidR="00F56090" w:rsidDel="003B66E7">
          <w:rPr>
            <w:noProof/>
            <w:webHidden/>
          </w:rPr>
          <w:tab/>
        </w:r>
        <w:r w:rsidR="009D54F2" w:rsidDel="003B66E7">
          <w:rPr>
            <w:noProof/>
            <w:webHidden/>
          </w:rPr>
          <w:delText>10</w:delText>
        </w:r>
      </w:del>
    </w:p>
    <w:p w:rsidR="00F56090" w:rsidDel="003B66E7" w:rsidRDefault="003B377C">
      <w:pPr>
        <w:pStyle w:val="22"/>
        <w:tabs>
          <w:tab w:val="right" w:leader="dot" w:pos="4850"/>
        </w:tabs>
        <w:rPr>
          <w:del w:id="195" w:author="作者"/>
          <w:rFonts w:asciiTheme="minorHAnsi" w:eastAsiaTheme="minorEastAsia" w:hAnsiTheme="minorHAnsi" w:cstheme="minorBidi"/>
          <w:iCs w:val="0"/>
          <w:noProof/>
          <w:kern w:val="0"/>
          <w:sz w:val="22"/>
          <w:szCs w:val="22"/>
          <w:lang w:eastAsia="zh-TW" w:bidi="he-IL"/>
        </w:rPr>
      </w:pPr>
      <w:del w:id="196" w:author="作者">
        <w:r w:rsidRPr="003B377C">
          <w:rPr>
            <w:rPrChange w:id="197" w:author="作者">
              <w:rPr>
                <w:rStyle w:val="ab"/>
                <w:noProof/>
              </w:rPr>
            </w:rPrChange>
          </w:rPr>
          <w:delText>Interrupt and Trigger Routing</w:delText>
        </w:r>
        <w:r w:rsidR="00F56090" w:rsidDel="003B66E7">
          <w:rPr>
            <w:noProof/>
            <w:webHidden/>
          </w:rPr>
          <w:tab/>
        </w:r>
        <w:r w:rsidR="009D54F2" w:rsidDel="003B66E7">
          <w:rPr>
            <w:noProof/>
            <w:webHidden/>
          </w:rPr>
          <w:delText>11</w:delText>
        </w:r>
      </w:del>
    </w:p>
    <w:p w:rsidR="00F56090" w:rsidDel="003B66E7" w:rsidRDefault="003B377C">
      <w:pPr>
        <w:pStyle w:val="22"/>
        <w:tabs>
          <w:tab w:val="right" w:leader="dot" w:pos="4850"/>
        </w:tabs>
        <w:rPr>
          <w:del w:id="198" w:author="作者"/>
          <w:rFonts w:asciiTheme="minorHAnsi" w:eastAsiaTheme="minorEastAsia" w:hAnsiTheme="minorHAnsi" w:cstheme="minorBidi"/>
          <w:iCs w:val="0"/>
          <w:noProof/>
          <w:kern w:val="0"/>
          <w:sz w:val="22"/>
          <w:szCs w:val="22"/>
          <w:lang w:eastAsia="zh-TW" w:bidi="he-IL"/>
        </w:rPr>
      </w:pPr>
      <w:del w:id="199" w:author="作者">
        <w:r w:rsidRPr="003B377C">
          <w:rPr>
            <w:rPrChange w:id="200" w:author="作者">
              <w:rPr>
                <w:rStyle w:val="ab"/>
                <w:noProof/>
              </w:rPr>
            </w:rPrChange>
          </w:rPr>
          <w:delText>Primary and Secondary Filter Configurations</w:delText>
        </w:r>
        <w:r w:rsidR="00F56090" w:rsidDel="003B66E7">
          <w:rPr>
            <w:noProof/>
            <w:webHidden/>
          </w:rPr>
          <w:tab/>
        </w:r>
        <w:r w:rsidR="009D54F2" w:rsidDel="003B66E7">
          <w:rPr>
            <w:noProof/>
            <w:webHidden/>
          </w:rPr>
          <w:delText>12</w:delText>
        </w:r>
      </w:del>
    </w:p>
    <w:p w:rsidR="00F56090" w:rsidDel="003B66E7" w:rsidRDefault="003B377C">
      <w:pPr>
        <w:pStyle w:val="22"/>
        <w:tabs>
          <w:tab w:val="right" w:leader="dot" w:pos="4850"/>
        </w:tabs>
        <w:rPr>
          <w:del w:id="201" w:author="作者"/>
          <w:rFonts w:asciiTheme="minorHAnsi" w:eastAsiaTheme="minorEastAsia" w:hAnsiTheme="minorHAnsi" w:cstheme="minorBidi"/>
          <w:iCs w:val="0"/>
          <w:noProof/>
          <w:kern w:val="0"/>
          <w:sz w:val="22"/>
          <w:szCs w:val="22"/>
          <w:lang w:eastAsia="zh-TW" w:bidi="he-IL"/>
        </w:rPr>
      </w:pPr>
      <w:del w:id="202" w:author="作者">
        <w:r w:rsidRPr="003B377C">
          <w:rPr>
            <w:rPrChange w:id="203" w:author="作者">
              <w:rPr>
                <w:rStyle w:val="ab"/>
                <w:noProof/>
              </w:rPr>
            </w:rPrChange>
          </w:rPr>
          <w:delText>SINC Filter Software Support</w:delText>
        </w:r>
        <w:r w:rsidR="00F56090" w:rsidDel="003B66E7">
          <w:rPr>
            <w:noProof/>
            <w:webHidden/>
          </w:rPr>
          <w:tab/>
        </w:r>
        <w:r w:rsidR="009D54F2" w:rsidDel="003B66E7">
          <w:rPr>
            <w:noProof/>
            <w:webHidden/>
          </w:rPr>
          <w:delText>13</w:delText>
        </w:r>
      </w:del>
    </w:p>
    <w:p w:rsidR="00F7078E" w:rsidRPr="00F56090" w:rsidRDefault="003B377C">
      <w:pPr>
        <w:pStyle w:val="10"/>
        <w:sectPr w:rsidR="00F7078E"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r w:rsidRPr="00F56090">
        <w:fldChar w:fldCharType="end"/>
      </w:r>
    </w:p>
    <w:p w:rsidR="00F7078E" w:rsidRPr="00F56090" w:rsidRDefault="00F7078E"/>
    <w:p w:rsidR="00150EA7" w:rsidRDefault="00150EA7">
      <w:pPr>
        <w:pStyle w:val="Heading1Page1"/>
        <w:rPr>
          <w:ins w:id="204" w:author="作者"/>
        </w:rPr>
      </w:pPr>
      <w:bookmarkStart w:id="205" w:name="_Toc137454599"/>
      <w:bookmarkStart w:id="206" w:name="_Toc392507726"/>
      <w:r w:rsidRPr="00227AB7">
        <w:t>Revision History</w:t>
      </w:r>
      <w:bookmarkEnd w:id="205"/>
      <w:bookmarkEnd w:id="206"/>
    </w:p>
    <w:p w:rsidR="0046097D" w:rsidRDefault="006C66F6">
      <w:pPr>
        <w:rPr>
          <w:ins w:id="207" w:author="作者"/>
        </w:rPr>
        <w:pPrChange w:id="208" w:author="作者">
          <w:pPr>
            <w:pStyle w:val="Heading1Page1"/>
          </w:pPr>
        </w:pPrChange>
      </w:pPr>
      <w:ins w:id="209" w:author="作者">
        <w:r>
          <w:rPr>
            <w:b/>
          </w:rPr>
          <w:t>7/7—Rev. A to Rev. ????</w:t>
        </w:r>
      </w:ins>
    </w:p>
    <w:p w:rsidR="0046097D" w:rsidRDefault="006C66F6">
      <w:pPr>
        <w:rPr>
          <w:ins w:id="210" w:author="作者"/>
        </w:rPr>
        <w:pPrChange w:id="211" w:author="作者">
          <w:pPr>
            <w:pStyle w:val="Heading1Page1"/>
          </w:pPr>
        </w:pPrChange>
      </w:pPr>
      <w:ins w:id="212" w:author="作者">
        <w:r>
          <w:t>- New sections (</w:t>
        </w:r>
        <w:r w:rsidRPr="006C66F6">
          <w:t>Aligning sinc impulse response to PWM</w:t>
        </w:r>
        <w:r>
          <w:t xml:space="preserve"> and </w:t>
        </w:r>
        <w:r w:rsidRPr="006C66F6">
          <w:t>Implementation of impulse response alignment to PWM</w:t>
        </w:r>
        <w:r>
          <w:t>)</w:t>
        </w:r>
      </w:ins>
    </w:p>
    <w:p w:rsidR="0046097D" w:rsidRDefault="006C66F6">
      <w:pPr>
        <w:rPr>
          <w:ins w:id="213" w:author="作者"/>
        </w:rPr>
        <w:pPrChange w:id="214" w:author="作者">
          <w:pPr>
            <w:pStyle w:val="Heading1Page1"/>
          </w:pPr>
        </w:pPrChange>
      </w:pPr>
      <w:ins w:id="215" w:author="作者">
        <w:r>
          <w:t>- Updates to most other sections</w:t>
        </w:r>
      </w:ins>
    </w:p>
    <w:p w:rsidR="0046097D" w:rsidRDefault="006C66F6">
      <w:pPr>
        <w:pPrChange w:id="216" w:author="作者">
          <w:pPr>
            <w:pStyle w:val="Heading1Page1"/>
          </w:pPr>
        </w:pPrChange>
      </w:pPr>
      <w:ins w:id="217" w:author="作者">
        <w:r>
          <w:t>- Updates to several figures.</w:t>
        </w:r>
      </w:ins>
    </w:p>
    <w:p w:rsidR="00150EA7" w:rsidRPr="00685A7A" w:rsidRDefault="00150EA7">
      <w:pPr>
        <w:rPr>
          <w:b/>
        </w:rPr>
      </w:pPr>
      <w:r>
        <w:rPr>
          <w:b/>
        </w:rPr>
        <w:t>11/13—Rev. 0 to Rev. A</w:t>
      </w:r>
    </w:p>
    <w:p w:rsidR="00150EA7" w:rsidRPr="00EA3262" w:rsidRDefault="00150EA7" w:rsidP="00150EA7">
      <w:pPr>
        <w:pStyle w:val="RevHistory"/>
      </w:pPr>
      <w:r>
        <w:t>Changes to Figure 1</w:t>
      </w:r>
      <w:r w:rsidRPr="00EA3262">
        <w:tab/>
      </w:r>
      <w:r>
        <w:t>1</w:t>
      </w:r>
    </w:p>
    <w:p w:rsidR="00150EA7" w:rsidRPr="00EA3262" w:rsidRDefault="00150EA7" w:rsidP="00150EA7">
      <w:pPr>
        <w:pStyle w:val="RevHistory"/>
      </w:pPr>
      <w:r>
        <w:t>Changes to Figure 4</w:t>
      </w:r>
      <w:r w:rsidRPr="00EA3262">
        <w:tab/>
      </w:r>
      <w:r>
        <w:t>4</w:t>
      </w:r>
    </w:p>
    <w:p w:rsidR="00150EA7" w:rsidRPr="00EA3262" w:rsidRDefault="00150EA7" w:rsidP="00150EA7">
      <w:pPr>
        <w:pStyle w:val="RevHistory"/>
      </w:pPr>
      <w:r w:rsidRPr="00EA3262">
        <w:t xml:space="preserve">Changes to </w:t>
      </w:r>
      <w:r>
        <w:t>Table 1</w:t>
      </w:r>
      <w:r w:rsidRPr="00EA3262">
        <w:tab/>
      </w:r>
      <w:r>
        <w:t>5</w:t>
      </w:r>
    </w:p>
    <w:p w:rsidR="00F7078E" w:rsidRPr="00F56090" w:rsidRDefault="002073E3" w:rsidP="002073E3">
      <w:pPr>
        <w:rPr>
          <w:b/>
        </w:rPr>
      </w:pPr>
      <w:r w:rsidRPr="00F56090">
        <w:rPr>
          <w:b/>
        </w:rPr>
        <w:lastRenderedPageBreak/>
        <w:t>9</w:t>
      </w:r>
      <w:r w:rsidR="00F7078E" w:rsidRPr="00F56090">
        <w:rPr>
          <w:b/>
        </w:rPr>
        <w:t>/</w:t>
      </w:r>
      <w:r w:rsidRPr="00F56090">
        <w:rPr>
          <w:b/>
        </w:rPr>
        <w:t>13</w:t>
      </w:r>
      <w:r w:rsidR="00F7078E" w:rsidRPr="00F56090">
        <w:rPr>
          <w:b/>
        </w:rPr>
        <w:t>—Rev</w:t>
      </w:r>
      <w:r w:rsidRPr="00F56090">
        <w:rPr>
          <w:b/>
        </w:rPr>
        <w:t>ision 0: Initial Version</w:t>
      </w:r>
    </w:p>
    <w:p w:rsidR="00F7078E" w:rsidRDefault="00F7078E"/>
    <w:p w:rsidR="00150EA7" w:rsidRDefault="00150EA7"/>
    <w:p w:rsidR="00150EA7" w:rsidRDefault="00150EA7"/>
    <w:p w:rsidR="00150EA7" w:rsidRDefault="00150EA7"/>
    <w:p w:rsidR="00150EA7" w:rsidRDefault="00150EA7"/>
    <w:p w:rsidR="00150EA7" w:rsidRDefault="00150EA7"/>
    <w:p w:rsidR="00150EA7" w:rsidRDefault="00150EA7"/>
    <w:p w:rsidR="00150EA7" w:rsidRPr="00F56090" w:rsidRDefault="00150EA7"/>
    <w:p w:rsidR="00DB7C87" w:rsidRPr="00F56090" w:rsidRDefault="00DB7C87" w:rsidP="00DB7C87">
      <w:pPr>
        <w:pStyle w:val="1"/>
        <w:sectPr w:rsidR="00DB7C87"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0C19B3" w:rsidRPr="00F56090" w:rsidRDefault="000C19B3" w:rsidP="00DB7C87"/>
    <w:p w:rsidR="001B0856" w:rsidRPr="00F56090" w:rsidRDefault="001B0856" w:rsidP="00DB7C87">
      <w:pPr>
        <w:pStyle w:val="1"/>
      </w:pPr>
      <w:bookmarkStart w:id="218" w:name="_Toc392507727"/>
      <w:r w:rsidRPr="00F56090">
        <w:lastRenderedPageBreak/>
        <w:t>Sinc Filter Module Overview</w:t>
      </w:r>
      <w:bookmarkEnd w:id="218"/>
    </w:p>
    <w:p w:rsidR="00DB7C87" w:rsidRPr="00F56090" w:rsidRDefault="00DB7C87" w:rsidP="002B74BD">
      <w:pPr>
        <w:sectPr w:rsidR="00DB7C87"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99686A" w:rsidRPr="00F56090" w:rsidRDefault="0099686A" w:rsidP="00DA035F">
      <w:r w:rsidRPr="00F56090">
        <w:rPr>
          <w:spacing w:val="-4"/>
        </w:rPr>
        <w:lastRenderedPageBreak/>
        <w:t>The SINC filter block performs two functions: it generates a high</w:t>
      </w:r>
      <w:r w:rsidRPr="00F56090">
        <w:t xml:space="preserve"> fidelity feedback signal for the motor control algorithm, and it provides rapid detection of overload currents in the case of fault conditions. Connecting the overload fault signal to the PWM modulator block can shut down the PWM inverter without any software intervention. The SINC filter transfers data directly to </w:t>
      </w:r>
      <w:r w:rsidRPr="00F56090">
        <w:rPr>
          <w:spacing w:val="-2"/>
        </w:rPr>
        <w:t>memory using DMA, and a processor interrupt can be generated</w:t>
      </w:r>
      <w:r w:rsidRPr="00F56090">
        <w:t xml:space="preserve"> when a preset number of samples is ready. This minimizes the </w:t>
      </w:r>
      <w:r w:rsidRPr="00F56090">
        <w:rPr>
          <w:spacing w:val="-4"/>
        </w:rPr>
        <w:t>software overhead to service the SINC filter after it is configured.</w:t>
      </w:r>
      <w:r w:rsidRPr="00F56090">
        <w:t xml:space="preserve"> The same feedback circuit applies to isolated dc bus voltage feedback or dc bus current measurements.</w:t>
      </w:r>
    </w:p>
    <w:p w:rsidR="00432E13" w:rsidRPr="00F56090" w:rsidRDefault="003B377C" w:rsidP="00232491">
      <w:fldSimple w:instr=" REF _Ref365369332 \h  \* MERGEFORMAT ">
        <w:ins w:id="219" w:author="作者">
          <w:r w:rsidR="003B66E7" w:rsidRPr="00F56090">
            <w:t xml:space="preserve">Figure </w:t>
          </w:r>
          <w:r w:rsidR="003B66E7">
            <w:t>2</w:t>
          </w:r>
        </w:ins>
        <w:del w:id="220" w:author="作者">
          <w:r w:rsidR="009D54F2" w:rsidRPr="00F56090" w:rsidDel="003B66E7">
            <w:delText xml:space="preserve">Figure </w:delText>
          </w:r>
          <w:r w:rsidR="009D54F2" w:rsidDel="003B66E7">
            <w:delText>2</w:delText>
          </w:r>
        </w:del>
      </w:fldSimple>
      <w:r w:rsidR="00DE641B" w:rsidRPr="00F56090">
        <w:t xml:space="preserve"> </w:t>
      </w:r>
      <w:r w:rsidR="001B0856" w:rsidRPr="00F56090">
        <w:t xml:space="preserve">shows a </w:t>
      </w:r>
      <w:r w:rsidR="008B51B2" w:rsidRPr="00F56090">
        <w:t>block diagram</w:t>
      </w:r>
      <w:r w:rsidR="001B0856" w:rsidRPr="00F56090">
        <w:t xml:space="preserve"> of the SINC filter module. </w:t>
      </w:r>
      <w:r w:rsidR="009E2EEE" w:rsidRPr="00F56090">
        <w:t>The SINC filter module has four SINC filter pairs that</w:t>
      </w:r>
      <w:r w:rsidR="001F32D2" w:rsidRPr="00F56090">
        <w:t xml:space="preserve"> implement</w:t>
      </w:r>
      <w:r w:rsidR="009E2EEE" w:rsidRPr="00F56090">
        <w:t xml:space="preserve"> feedback signal filtering a</w:t>
      </w:r>
      <w:r w:rsidR="001F32D2" w:rsidRPr="00F56090">
        <w:t xml:space="preserve">nd overload detection on the digital bit streams connected to the inputs. The filter </w:t>
      </w:r>
      <w:r w:rsidR="001F32D2" w:rsidRPr="00F56090">
        <w:lastRenderedPageBreak/>
        <w:t xml:space="preserve">enable function assigns SINC filter pairs to one of two configuration register groups to set the filter parameters. The expectation is </w:t>
      </w:r>
      <w:r w:rsidR="00D233A8" w:rsidRPr="00F56090">
        <w:t xml:space="preserve">that </w:t>
      </w:r>
      <w:r w:rsidR="001F32D2" w:rsidRPr="00F56090">
        <w:t xml:space="preserve">the </w:t>
      </w:r>
      <w:r w:rsidR="001F32D2" w:rsidRPr="00F56090">
        <w:rPr>
          <w:spacing w:val="-4"/>
        </w:rPr>
        <w:t xml:space="preserve">motor drive requires multiple current or voltage </w:t>
      </w:r>
      <w:r w:rsidR="000E32D4" w:rsidRPr="00F56090">
        <w:rPr>
          <w:spacing w:val="-4"/>
        </w:rPr>
        <w:t>filters configured</w:t>
      </w:r>
      <w:r w:rsidR="000E32D4" w:rsidRPr="00F56090">
        <w:t xml:space="preserve"> in the same way. </w:t>
      </w:r>
      <w:r w:rsidR="0029203B" w:rsidRPr="00F56090">
        <w:t xml:space="preserve">The </w:t>
      </w:r>
      <w:r w:rsidR="009A09EE" w:rsidRPr="00F56090">
        <w:t>SINC filter module</w:t>
      </w:r>
      <w:r w:rsidR="009D239B" w:rsidRPr="00F56090">
        <w:t xml:space="preserve"> </w:t>
      </w:r>
      <w:r w:rsidR="0029203B" w:rsidRPr="00F56090">
        <w:t>support</w:t>
      </w:r>
      <w:r w:rsidR="003C5DCC" w:rsidRPr="00F56090">
        <w:t>s</w:t>
      </w:r>
      <w:r w:rsidR="0029203B" w:rsidRPr="00F56090">
        <w:t xml:space="preserve"> control of two motors with one group of two filter pairs assigned to each </w:t>
      </w:r>
      <w:r w:rsidR="0029203B" w:rsidRPr="00F56090">
        <w:rPr>
          <w:spacing w:val="-4"/>
        </w:rPr>
        <w:t xml:space="preserve">motor. </w:t>
      </w:r>
      <w:r w:rsidR="000E32D4" w:rsidRPr="00F56090">
        <w:rPr>
          <w:spacing w:val="-4"/>
        </w:rPr>
        <w:t>The primary filter settings are the filter order, decimation</w:t>
      </w:r>
      <w:r w:rsidR="000E32D4" w:rsidRPr="00F56090">
        <w:t xml:space="preserve"> rate, offset bias</w:t>
      </w:r>
      <w:r w:rsidR="00D233A8" w:rsidRPr="00F56090">
        <w:t>,</w:t>
      </w:r>
      <w:r w:rsidR="000E32D4" w:rsidRPr="00F56090">
        <w:t xml:space="preserve"> and gain scaling. The secondary filter settings are the filter order, decimation rate, overload trip levels</w:t>
      </w:r>
      <w:r w:rsidR="008B51B2" w:rsidRPr="00F56090">
        <w:t>,</w:t>
      </w:r>
      <w:r w:rsidR="000E32D4" w:rsidRPr="00F56090">
        <w:t xml:space="preserve"> and glitch filter settings.</w:t>
      </w:r>
      <w:r w:rsidR="00DE418D" w:rsidRPr="00F56090">
        <w:t xml:space="preserve"> </w:t>
      </w:r>
    </w:p>
    <w:p w:rsidR="00543E4D" w:rsidRPr="00F56090" w:rsidRDefault="000E32D4" w:rsidP="00BE355F">
      <w:r w:rsidRPr="00F56090">
        <w:t xml:space="preserve">Other configuration functions include </w:t>
      </w:r>
      <w:r w:rsidR="00543E4D" w:rsidRPr="00F56090">
        <w:t>modulator clock frequencies</w:t>
      </w:r>
      <w:r w:rsidR="008B51B2" w:rsidRPr="00F56090">
        <w:t>,</w:t>
      </w:r>
      <w:r w:rsidR="00543E4D" w:rsidRPr="00F56090">
        <w:t xml:space="preserve"> interrupt masking</w:t>
      </w:r>
      <w:r w:rsidR="008B51B2" w:rsidRPr="00F56090">
        <w:t>,</w:t>
      </w:r>
      <w:r w:rsidR="00543E4D" w:rsidRPr="00F56090">
        <w:t xml:space="preserve"> and </w:t>
      </w:r>
      <w:r w:rsidRPr="00F56090">
        <w:t xml:space="preserve">DMA </w:t>
      </w:r>
      <w:r w:rsidR="00543E4D" w:rsidRPr="00F56090">
        <w:t>data transfer.</w:t>
      </w:r>
      <w:r w:rsidR="00DE418D" w:rsidRPr="00F56090">
        <w:t xml:space="preserve"> </w:t>
      </w:r>
      <w:r w:rsidR="00543E4D" w:rsidRPr="00F56090">
        <w:t xml:space="preserve">The </w:t>
      </w:r>
      <w:r w:rsidR="003B582E" w:rsidRPr="00F56090">
        <w:t xml:space="preserve">other control peripherals required to set up the SINC filter are the </w:t>
      </w:r>
      <w:r w:rsidR="00B95733" w:rsidRPr="00F56090">
        <w:t xml:space="preserve">port </w:t>
      </w:r>
      <w:r w:rsidR="003B582E" w:rsidRPr="00F56090">
        <w:t xml:space="preserve">controller that connects external pins to the SINC filter inputs and the trigger routing unit (TRU) that connects SINC output signals to the appropriate </w:t>
      </w:r>
      <w:r w:rsidR="00DE418D" w:rsidRPr="00F56090">
        <w:t>peripheral.</w:t>
      </w:r>
      <w:r w:rsidR="000F2B95" w:rsidRPr="00F56090">
        <w:t xml:space="preserve"> </w:t>
      </w:r>
    </w:p>
    <w:p w:rsidR="00DB7C87" w:rsidRPr="00F56090" w:rsidRDefault="00DB7C87" w:rsidP="00DB7C87">
      <w:pPr>
        <w:pStyle w:val="1"/>
        <w:sectPr w:rsidR="00DB7C87"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DB7C87" w:rsidRPr="00F56090" w:rsidRDefault="00DB7C87" w:rsidP="00DB7C87"/>
    <w:p w:rsidR="00F750BE" w:rsidRPr="00F56090" w:rsidRDefault="00F750BE" w:rsidP="00F750BE">
      <w:pPr>
        <w:pStyle w:val="Figure"/>
      </w:pPr>
      <w:r w:rsidRPr="00F56090">
        <w:rPr>
          <w:noProof/>
          <w:lang w:eastAsia="zh-CN"/>
        </w:rPr>
        <w:drawing>
          <wp:inline distT="0" distB="0" distL="0" distR="0">
            <wp:extent cx="4041648" cy="4041648"/>
            <wp:effectExtent l="0" t="0" r="0" b="0"/>
            <wp:docPr id="20" name="Picture 20" descr="W:\WW_Datasheet\Work_In_Progress\AN-1265\Editor_Janeen_Labbe\EMFS_09242013\11801-0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WW_Datasheet\Work_In_Progress\AN-1265\Editor_Janeen_Labbe\EMFS_09242013\11801-002.em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648" cy="4041648"/>
                    </a:xfrm>
                    <a:prstGeom prst="rect">
                      <a:avLst/>
                    </a:prstGeom>
                    <a:noFill/>
                    <a:ln>
                      <a:noFill/>
                    </a:ln>
                  </pic:spPr>
                </pic:pic>
              </a:graphicData>
            </a:graphic>
          </wp:inline>
        </w:drawing>
      </w:r>
    </w:p>
    <w:p w:rsidR="00F750BE" w:rsidRPr="00F56090" w:rsidRDefault="00F750BE" w:rsidP="00F750BE">
      <w:pPr>
        <w:pStyle w:val="a5"/>
      </w:pPr>
      <w:bookmarkStart w:id="221" w:name="_Ref365369332"/>
      <w:r w:rsidRPr="00F56090">
        <w:t xml:space="preserve">Figure </w:t>
      </w:r>
      <w:r w:rsidR="003B377C">
        <w:fldChar w:fldCharType="begin"/>
      </w:r>
      <w:r w:rsidR="000B2502">
        <w:instrText xml:space="preserve"> SEQ Figure \* ARABIC </w:instrText>
      </w:r>
      <w:r w:rsidR="003B377C">
        <w:fldChar w:fldCharType="separate"/>
      </w:r>
      <w:r w:rsidR="00461D6B">
        <w:rPr>
          <w:noProof/>
        </w:rPr>
        <w:t>2</w:t>
      </w:r>
      <w:r w:rsidR="003B377C">
        <w:rPr>
          <w:noProof/>
        </w:rPr>
        <w:fldChar w:fldCharType="end"/>
      </w:r>
      <w:bookmarkEnd w:id="221"/>
      <w:r w:rsidRPr="00F56090">
        <w:t>. SINC Filter Module Overview</w:t>
      </w:r>
    </w:p>
    <w:p w:rsidR="00F750BE" w:rsidRPr="00F56090" w:rsidRDefault="00F750BE" w:rsidP="00DB7C87"/>
    <w:p w:rsidR="00DE418D" w:rsidRPr="00F56090" w:rsidRDefault="00D0057B" w:rsidP="00DB7C87">
      <w:pPr>
        <w:pStyle w:val="1"/>
      </w:pPr>
      <w:bookmarkStart w:id="222" w:name="_Ref367720280"/>
      <w:bookmarkStart w:id="223" w:name="_Toc392507728"/>
      <w:r w:rsidRPr="00F56090">
        <w:lastRenderedPageBreak/>
        <w:t xml:space="preserve">Current Feedback </w:t>
      </w:r>
      <w:r w:rsidR="00F7078E" w:rsidRPr="00F56090">
        <w:t>System Overview</w:t>
      </w:r>
      <w:bookmarkEnd w:id="222"/>
      <w:bookmarkEnd w:id="223"/>
    </w:p>
    <w:p w:rsidR="00DB7C87" w:rsidRPr="00F56090" w:rsidRDefault="00DB7C87" w:rsidP="00882ECD">
      <w:pPr>
        <w:sectPr w:rsidR="00DB7C87"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04775E" w:rsidRPr="00F56090" w:rsidRDefault="003B377C" w:rsidP="00BC5F06">
      <w:fldSimple w:instr=" REF _Ref365027292 \h  \* MERGEFORMAT ">
        <w:ins w:id="224" w:author="作者">
          <w:r w:rsidRPr="003B377C">
            <w:rPr>
              <w:spacing w:val="-4"/>
              <w:rPrChange w:id="225" w:author="作者">
                <w:rPr>
                  <w:rFonts w:ascii="Myriad Pro" w:hAnsi="Myriad Pro"/>
                  <w:b/>
                  <w:caps/>
                  <w:kern w:val="22"/>
                  <w:sz w:val="22"/>
                  <w:szCs w:val="22"/>
                </w:rPr>
              </w:rPrChange>
            </w:rPr>
            <w:t>Figure 4</w:t>
          </w:r>
        </w:ins>
        <w:del w:id="226" w:author="作者">
          <w:r w:rsidR="009D54F2" w:rsidRPr="009D54F2" w:rsidDel="003B66E7">
            <w:rPr>
              <w:spacing w:val="-4"/>
            </w:rPr>
            <w:delText>Figure 4</w:delText>
          </w:r>
        </w:del>
      </w:fldSimple>
      <w:r w:rsidR="009954DE" w:rsidRPr="00F56090">
        <w:rPr>
          <w:spacing w:val="-4"/>
        </w:rPr>
        <w:t xml:space="preserve"> describes the key elements in the current feedback system.</w:t>
      </w:r>
      <w:r w:rsidR="0004775E" w:rsidRPr="00F56090">
        <w:t xml:space="preserve"> The shunt </w:t>
      </w:r>
      <w:r w:rsidR="00DE641B" w:rsidRPr="00F56090">
        <w:t xml:space="preserve">senses the winding current as </w:t>
      </w:r>
      <w:r w:rsidR="000F22FF" w:rsidRPr="00F56090">
        <w:t xml:space="preserve">a </w:t>
      </w:r>
      <w:r w:rsidR="0004775E" w:rsidRPr="00F56090">
        <w:t xml:space="preserve">voltage signal </w:t>
      </w:r>
      <w:r w:rsidR="00DE641B" w:rsidRPr="00F56090">
        <w:t xml:space="preserve">that </w:t>
      </w:r>
      <w:r w:rsidR="0004775E" w:rsidRPr="00F56090">
        <w:rPr>
          <w:spacing w:val="-4"/>
        </w:rPr>
        <w:t xml:space="preserve">scales according to the shunt resistance. The </w:t>
      </w:r>
      <w:r w:rsidRPr="003B377C">
        <w:fldChar w:fldCharType="begin"/>
      </w:r>
      <w:ins w:id="227" w:author="作者">
        <w:r w:rsidR="001964A3">
          <w:instrText>HYPERLINK "http://www.analog.com/AD7403?doc=AN-1265.pdf"</w:instrText>
        </w:r>
      </w:ins>
      <w:del w:id="228" w:author="作者">
        <w:r w:rsidR="000B2502" w:rsidDel="001964A3">
          <w:delInstrText xml:space="preserve"> HYPERLINK "http://www.analog.com/AD7401A?doc=AN-1265.pdf" </w:delInstrText>
        </w:r>
      </w:del>
      <w:r w:rsidRPr="003B377C">
        <w:fldChar w:fldCharType="separate"/>
      </w:r>
      <w:del w:id="229" w:author="作者">
        <w:r w:rsidR="00882ECD" w:rsidRPr="00F56090" w:rsidDel="001964A3">
          <w:rPr>
            <w:rStyle w:val="ab"/>
            <w:color w:val="0000FF"/>
            <w:spacing w:val="-4"/>
          </w:rPr>
          <w:delText>AD7401A</w:delText>
        </w:r>
      </w:del>
      <w:ins w:id="230" w:author="作者">
        <w:r w:rsidR="001964A3">
          <w:rPr>
            <w:rStyle w:val="ab"/>
            <w:color w:val="0000FF"/>
            <w:spacing w:val="-4"/>
          </w:rPr>
          <w:t>AD7403</w:t>
        </w:r>
      </w:ins>
      <w:r>
        <w:rPr>
          <w:rStyle w:val="ab"/>
          <w:color w:val="0000FF"/>
          <w:spacing w:val="-4"/>
        </w:rPr>
        <w:fldChar w:fldCharType="end"/>
      </w:r>
      <w:r w:rsidR="0004775E" w:rsidRPr="00F56090">
        <w:rPr>
          <w:spacing w:val="-4"/>
        </w:rPr>
        <w:t xml:space="preserve"> modulator</w:t>
      </w:r>
      <w:r w:rsidR="0004775E" w:rsidRPr="00F56090">
        <w:t xml:space="preserve"> </w:t>
      </w:r>
      <w:r w:rsidR="00AA7871" w:rsidRPr="00F56090">
        <w:t xml:space="preserve">generates an isolated bit stream with a </w:t>
      </w:r>
      <w:r w:rsidR="0004775E" w:rsidRPr="00F56090">
        <w:t xml:space="preserve">pulse density </w:t>
      </w:r>
      <w:r w:rsidR="00AA7871" w:rsidRPr="00F56090">
        <w:t xml:space="preserve">that </w:t>
      </w:r>
      <w:r w:rsidR="0004775E" w:rsidRPr="00F56090">
        <w:t xml:space="preserve">scales according to the </w:t>
      </w:r>
      <w:r w:rsidR="00DE641B" w:rsidRPr="00F56090">
        <w:t>full-scale</w:t>
      </w:r>
      <w:r w:rsidR="0004775E" w:rsidRPr="00F56090">
        <w:t xml:space="preserve"> </w:t>
      </w:r>
      <w:r w:rsidR="00DE641B" w:rsidRPr="00F56090">
        <w:t xml:space="preserve">input voltage </w:t>
      </w:r>
      <w:r w:rsidR="00AA7871" w:rsidRPr="00F56090">
        <w:t xml:space="preserve">range. The SINC filters </w:t>
      </w:r>
      <w:r w:rsidR="00AA7871" w:rsidRPr="00F56090">
        <w:rPr>
          <w:spacing w:val="-2"/>
        </w:rPr>
        <w:t xml:space="preserve">extract the pulse density information </w:t>
      </w:r>
      <w:r w:rsidR="0004775E" w:rsidRPr="00F56090">
        <w:rPr>
          <w:spacing w:val="-2"/>
        </w:rPr>
        <w:t xml:space="preserve">according to the </w:t>
      </w:r>
      <w:r w:rsidR="00AA7871" w:rsidRPr="00F56090">
        <w:rPr>
          <w:spacing w:val="-2"/>
        </w:rPr>
        <w:t>filter</w:t>
      </w:r>
      <w:r w:rsidR="0004775E" w:rsidRPr="00F56090">
        <w:rPr>
          <w:spacing w:val="-2"/>
        </w:rPr>
        <w:t xml:space="preserve"> order</w:t>
      </w:r>
      <w:r w:rsidR="0004775E" w:rsidRPr="00F56090">
        <w:t xml:space="preserve"> </w:t>
      </w:r>
      <w:r w:rsidR="00AA7871" w:rsidRPr="00F56090">
        <w:t xml:space="preserve">and </w:t>
      </w:r>
      <w:r w:rsidR="0004775E" w:rsidRPr="00F56090">
        <w:t xml:space="preserve">decimation rate. The primary filter </w:t>
      </w:r>
      <w:r w:rsidR="00AA7871" w:rsidRPr="00F56090">
        <w:t xml:space="preserve">parameters optimize the </w:t>
      </w:r>
      <w:r w:rsidR="00AA7871" w:rsidRPr="00F56090">
        <w:rPr>
          <w:spacing w:val="-2"/>
        </w:rPr>
        <w:t xml:space="preserve">filter for precision and </w:t>
      </w:r>
      <w:r w:rsidR="0004775E" w:rsidRPr="00F56090">
        <w:rPr>
          <w:spacing w:val="-2"/>
        </w:rPr>
        <w:t>additional bias and scaling b</w:t>
      </w:r>
      <w:r w:rsidR="00281D51" w:rsidRPr="00F56090">
        <w:rPr>
          <w:spacing w:val="-2"/>
        </w:rPr>
        <w:t xml:space="preserve">locks </w:t>
      </w:r>
      <w:r w:rsidR="00D233A8" w:rsidRPr="00F56090">
        <w:rPr>
          <w:spacing w:val="-2"/>
        </w:rPr>
        <w:t>convert</w:t>
      </w:r>
      <w:r w:rsidR="00D233A8" w:rsidRPr="00F56090">
        <w:t xml:space="preserve"> the data into a 16-</w:t>
      </w:r>
      <w:r w:rsidR="00C50B54" w:rsidRPr="00F56090">
        <w:t xml:space="preserve">bit </w:t>
      </w:r>
      <w:r w:rsidR="00AA7871" w:rsidRPr="00F56090">
        <w:t xml:space="preserve">signed integer </w:t>
      </w:r>
      <w:r w:rsidR="00281D51" w:rsidRPr="00F56090">
        <w:t xml:space="preserve">before </w:t>
      </w:r>
      <w:r w:rsidR="003406CE" w:rsidRPr="00F56090">
        <w:t xml:space="preserve">it is </w:t>
      </w:r>
      <w:r w:rsidR="00281D51" w:rsidRPr="00F56090">
        <w:t>transfer</w:t>
      </w:r>
      <w:r w:rsidR="003406CE" w:rsidRPr="00F56090">
        <w:t>red</w:t>
      </w:r>
      <w:r w:rsidR="00281D51" w:rsidRPr="00F56090">
        <w:t xml:space="preserve"> to </w:t>
      </w:r>
      <w:r w:rsidR="00281D51" w:rsidRPr="00F56090">
        <w:rPr>
          <w:spacing w:val="-4"/>
        </w:rPr>
        <w:t xml:space="preserve">memory. The secondary </w:t>
      </w:r>
      <w:r w:rsidR="00AA7871" w:rsidRPr="00F56090">
        <w:rPr>
          <w:spacing w:val="-4"/>
        </w:rPr>
        <w:t>parameters optimize the filter for speed</w:t>
      </w:r>
      <w:r w:rsidR="00D233A8" w:rsidRPr="00F56090">
        <w:rPr>
          <w:spacing w:val="-4"/>
        </w:rPr>
        <w:t>,</w:t>
      </w:r>
      <w:r w:rsidR="00AA7871" w:rsidRPr="00F56090">
        <w:t xml:space="preserve"> </w:t>
      </w:r>
      <w:r w:rsidR="00AA7871" w:rsidRPr="00F56090">
        <w:rPr>
          <w:spacing w:val="-4"/>
        </w:rPr>
        <w:t xml:space="preserve">and the </w:t>
      </w:r>
      <w:r w:rsidR="00281D51" w:rsidRPr="00F56090">
        <w:rPr>
          <w:spacing w:val="-4"/>
        </w:rPr>
        <w:t>outputs pass</w:t>
      </w:r>
      <w:r w:rsidR="009A09EE" w:rsidRPr="00F56090">
        <w:rPr>
          <w:spacing w:val="-4"/>
        </w:rPr>
        <w:t xml:space="preserve"> </w:t>
      </w:r>
      <w:r w:rsidR="00BE355F" w:rsidRPr="00F56090">
        <w:rPr>
          <w:spacing w:val="-4"/>
        </w:rPr>
        <w:t>the signal</w:t>
      </w:r>
      <w:r w:rsidR="00281D51" w:rsidRPr="00F56090">
        <w:rPr>
          <w:spacing w:val="-4"/>
        </w:rPr>
        <w:t xml:space="preserve"> to digital comparators that detect</w:t>
      </w:r>
      <w:r w:rsidR="00281D51" w:rsidRPr="00F56090">
        <w:t xml:space="preserve"> overload cond</w:t>
      </w:r>
      <w:r w:rsidR="009146F0" w:rsidRPr="00F56090">
        <w:t xml:space="preserve">itions. </w:t>
      </w:r>
      <w:r w:rsidR="00D0057B" w:rsidRPr="00F56090">
        <w:t>Upper and low</w:t>
      </w:r>
      <w:r w:rsidR="000F22FF" w:rsidRPr="00F56090">
        <w:t>er</w:t>
      </w:r>
      <w:r w:rsidR="00D0057B" w:rsidRPr="00F56090">
        <w:t xml:space="preserve"> limit comparators detect </w:t>
      </w:r>
      <w:r w:rsidR="00D0057B" w:rsidRPr="00F56090">
        <w:rPr>
          <w:spacing w:val="-4"/>
        </w:rPr>
        <w:t>current overloads</w:t>
      </w:r>
      <w:r w:rsidR="00D233A8" w:rsidRPr="00F56090">
        <w:rPr>
          <w:spacing w:val="-4"/>
        </w:rPr>
        <w:t>,</w:t>
      </w:r>
      <w:r w:rsidR="00D0057B" w:rsidRPr="00F56090">
        <w:rPr>
          <w:spacing w:val="-4"/>
        </w:rPr>
        <w:t xml:space="preserve"> and a</w:t>
      </w:r>
      <w:r w:rsidR="00281D51" w:rsidRPr="00F56090">
        <w:rPr>
          <w:spacing w:val="-4"/>
        </w:rPr>
        <w:t xml:space="preserve"> glitch filter waits fo</w:t>
      </w:r>
      <w:r w:rsidR="008A6C28" w:rsidRPr="00F56090">
        <w:rPr>
          <w:spacing w:val="-4"/>
        </w:rPr>
        <w:t>r a minimum overload</w:t>
      </w:r>
      <w:r w:rsidR="008A6C28" w:rsidRPr="00F56090">
        <w:t xml:space="preserve"> </w:t>
      </w:r>
      <w:r w:rsidR="008A6C28" w:rsidRPr="00F56090">
        <w:rPr>
          <w:spacing w:val="-4"/>
        </w:rPr>
        <w:t>count (</w:t>
      </w:r>
      <w:r w:rsidR="009146F0" w:rsidRPr="00F56090">
        <w:rPr>
          <w:spacing w:val="-4"/>
        </w:rPr>
        <w:t>L</w:t>
      </w:r>
      <w:r w:rsidR="008A6C28" w:rsidRPr="00F56090">
        <w:rPr>
          <w:spacing w:val="-4"/>
        </w:rPr>
        <w:t>C</w:t>
      </w:r>
      <w:r w:rsidR="009146F0" w:rsidRPr="00F56090">
        <w:rPr>
          <w:spacing w:val="-4"/>
        </w:rPr>
        <w:t>NT</w:t>
      </w:r>
      <w:r w:rsidR="008A6C28" w:rsidRPr="00F56090">
        <w:rPr>
          <w:spacing w:val="-4"/>
        </w:rPr>
        <w:t xml:space="preserve">) </w:t>
      </w:r>
      <w:r w:rsidR="00281D51" w:rsidRPr="00F56090">
        <w:rPr>
          <w:spacing w:val="-4"/>
        </w:rPr>
        <w:t xml:space="preserve">within a specific window </w:t>
      </w:r>
      <w:r w:rsidR="008A6C28" w:rsidRPr="00F56090">
        <w:rPr>
          <w:spacing w:val="-4"/>
        </w:rPr>
        <w:t>(</w:t>
      </w:r>
      <w:r w:rsidR="009146F0" w:rsidRPr="00F56090">
        <w:rPr>
          <w:spacing w:val="-4"/>
        </w:rPr>
        <w:t>L</w:t>
      </w:r>
      <w:r w:rsidR="008A6C28" w:rsidRPr="00F56090">
        <w:rPr>
          <w:spacing w:val="-4"/>
        </w:rPr>
        <w:t>W</w:t>
      </w:r>
      <w:r w:rsidR="009146F0" w:rsidRPr="00F56090">
        <w:rPr>
          <w:spacing w:val="-4"/>
        </w:rPr>
        <w:t>IN</w:t>
      </w:r>
      <w:r w:rsidR="008A6C28" w:rsidRPr="00F56090">
        <w:rPr>
          <w:spacing w:val="-4"/>
        </w:rPr>
        <w:t xml:space="preserve">) </w:t>
      </w:r>
      <w:r w:rsidR="00281D51" w:rsidRPr="00F56090">
        <w:rPr>
          <w:spacing w:val="-4"/>
        </w:rPr>
        <w:t>before generating</w:t>
      </w:r>
      <w:r w:rsidR="00281D51" w:rsidRPr="00F56090">
        <w:t xml:space="preserve"> </w:t>
      </w:r>
      <w:r w:rsidR="00281D51" w:rsidRPr="00F56090">
        <w:rPr>
          <w:spacing w:val="-4"/>
        </w:rPr>
        <w:t>an overload trigger signal.</w:t>
      </w:r>
      <w:r w:rsidR="00DE641B" w:rsidRPr="00F56090">
        <w:rPr>
          <w:spacing w:val="-4"/>
        </w:rPr>
        <w:t xml:space="preserve"> </w:t>
      </w:r>
      <w:r w:rsidR="00D0057B" w:rsidRPr="00F56090">
        <w:rPr>
          <w:spacing w:val="-4"/>
        </w:rPr>
        <w:t xml:space="preserve">The overload trigger </w:t>
      </w:r>
      <w:r w:rsidR="00715C68" w:rsidRPr="00F56090">
        <w:rPr>
          <w:spacing w:val="-4"/>
        </w:rPr>
        <w:t>is a</w:t>
      </w:r>
      <w:r w:rsidR="00D0057B" w:rsidRPr="00F56090">
        <w:rPr>
          <w:spacing w:val="-4"/>
        </w:rPr>
        <w:t xml:space="preserve"> trip input signal</w:t>
      </w:r>
      <w:r w:rsidR="00D0057B" w:rsidRPr="00F56090">
        <w:t xml:space="preserve"> for the PWM modulator driving the motor inverter. </w:t>
      </w:r>
      <w:r w:rsidR="00715C68" w:rsidRPr="00F56090">
        <w:t xml:space="preserve">The DMA </w:t>
      </w:r>
      <w:r w:rsidR="00715C68" w:rsidRPr="00F56090">
        <w:rPr>
          <w:spacing w:val="-2"/>
        </w:rPr>
        <w:t>transfer engine generates an interrupt signal to initiate algorithm</w:t>
      </w:r>
      <w:r w:rsidR="00715C68" w:rsidRPr="00F56090">
        <w:t xml:space="preserve"> execution when the </w:t>
      </w:r>
      <w:r w:rsidR="00553ED9" w:rsidRPr="00F56090">
        <w:t xml:space="preserve">winding current </w:t>
      </w:r>
      <w:r w:rsidR="00715C68" w:rsidRPr="00F56090">
        <w:t>data is ready in memory.</w:t>
      </w:r>
    </w:p>
    <w:p w:rsidR="00F30F19" w:rsidRPr="00F56090" w:rsidRDefault="00F30F19" w:rsidP="00F30F19">
      <w:pPr>
        <w:pStyle w:val="21"/>
      </w:pPr>
      <w:bookmarkStart w:id="231" w:name="_Toc392507729"/>
      <w:r w:rsidRPr="00F56090">
        <w:t>Current Shunt Selection</w:t>
      </w:r>
      <w:bookmarkEnd w:id="231"/>
    </w:p>
    <w:p w:rsidR="00F30F19" w:rsidRPr="00232491" w:rsidRDefault="00F30F19" w:rsidP="00B703C4">
      <w:r w:rsidRPr="00232491">
        <w:rPr>
          <w:spacing w:val="-4"/>
        </w:rPr>
        <w:t>The system specifications required to define the feedback are the</w:t>
      </w:r>
      <w:r w:rsidRPr="00F56090">
        <w:t xml:space="preserve"> peak control current, I</w:t>
      </w:r>
      <w:r w:rsidRPr="00F56090">
        <w:rPr>
          <w:vertAlign w:val="subscript"/>
        </w:rPr>
        <w:t>cc</w:t>
      </w:r>
      <w:r w:rsidRPr="00F56090">
        <w:t xml:space="preserve">(p), and the specified maximum input </w:t>
      </w:r>
      <w:r w:rsidRPr="00232491">
        <w:rPr>
          <w:spacing w:val="-4"/>
        </w:rPr>
        <w:t>voltage, V</w:t>
      </w:r>
      <w:r w:rsidRPr="00232491">
        <w:rPr>
          <w:spacing w:val="-4"/>
          <w:vertAlign w:val="subscript"/>
        </w:rPr>
        <w:t>mod</w:t>
      </w:r>
      <w:r w:rsidRPr="00232491">
        <w:rPr>
          <w:spacing w:val="-4"/>
        </w:rPr>
        <w:t>(max), for the modulator. The peak current capability</w:t>
      </w:r>
      <w:r w:rsidRPr="00F56090">
        <w:t xml:space="preserve"> </w:t>
      </w:r>
      <w:r w:rsidRPr="00232491">
        <w:rPr>
          <w:spacing w:val="-4"/>
        </w:rPr>
        <w:t>of the power inverter typically defines the control current range,</w:t>
      </w:r>
      <w:r w:rsidRPr="00232491">
        <w:t xml:space="preserve"> but other considerations may apply. The specified maximum </w:t>
      </w:r>
      <w:r w:rsidRPr="00232491">
        <w:rPr>
          <w:spacing w:val="-2"/>
        </w:rPr>
        <w:t xml:space="preserve">operating voltage of the </w:t>
      </w:r>
      <w:r w:rsidR="003B377C" w:rsidRPr="003B377C">
        <w:fldChar w:fldCharType="begin"/>
      </w:r>
      <w:ins w:id="232" w:author="作者">
        <w:r w:rsidR="00B703C4">
          <w:instrText>HYPERLINK "http://www.analog.com/AD7403?doc=AN-1265.pdf"</w:instrText>
        </w:r>
      </w:ins>
      <w:del w:id="233" w:author="作者">
        <w:r w:rsidR="000B2502" w:rsidDel="00B703C4">
          <w:delInstrText xml:space="preserve"> HYPERLINK "http://www.analog.com/AD7401A?doc=AN-1265.pdf" </w:delInstrText>
        </w:r>
      </w:del>
      <w:r w:rsidR="003B377C" w:rsidRPr="003B377C">
        <w:fldChar w:fldCharType="separate"/>
      </w:r>
      <w:del w:id="234" w:author="作者">
        <w:r w:rsidRPr="00232491" w:rsidDel="00B703C4">
          <w:rPr>
            <w:rStyle w:val="ab"/>
            <w:color w:val="0000FF"/>
            <w:spacing w:val="-2"/>
          </w:rPr>
          <w:delText>AD7401A</w:delText>
        </w:r>
      </w:del>
      <w:ins w:id="235" w:author="作者">
        <w:r w:rsidR="00B703C4">
          <w:rPr>
            <w:rStyle w:val="ab"/>
            <w:color w:val="0000FF"/>
            <w:spacing w:val="-2"/>
          </w:rPr>
          <w:t>AD7403</w:t>
        </w:r>
      </w:ins>
      <w:r w:rsidR="003B377C">
        <w:rPr>
          <w:rStyle w:val="ab"/>
          <w:color w:val="0000FF"/>
          <w:spacing w:val="-2"/>
        </w:rPr>
        <w:fldChar w:fldCharType="end"/>
      </w:r>
      <w:r w:rsidRPr="00232491">
        <w:rPr>
          <w:spacing w:val="-2"/>
        </w:rPr>
        <w:t xml:space="preserve"> </w:t>
      </w:r>
      <w:r w:rsidRPr="00232491">
        <w:rPr>
          <w:spacing w:val="-2"/>
        </w:rPr>
        <w:lastRenderedPageBreak/>
        <w:t>modulator is ±2</w:t>
      </w:r>
      <w:ins w:id="236" w:author="作者">
        <w:r w:rsidR="00CC0F50">
          <w:rPr>
            <w:spacing w:val="-2"/>
          </w:rPr>
          <w:t>0</w:t>
        </w:r>
      </w:ins>
      <w:del w:id="237" w:author="作者">
        <w:r w:rsidRPr="00232491" w:rsidDel="00CC0F50">
          <w:rPr>
            <w:spacing w:val="-2"/>
          </w:rPr>
          <w:delText>0</w:delText>
        </w:r>
      </w:del>
      <w:r w:rsidRPr="00232491">
        <w:rPr>
          <w:spacing w:val="-2"/>
        </w:rPr>
        <w:t>0 mV, which</w:t>
      </w:r>
      <w:r w:rsidRPr="00232491">
        <w:t xml:space="preserve"> is the maximum voltage range within which the modulator specifications are valid. This is lower than the ±320 mV full-scale range (V</w:t>
      </w:r>
      <w:r w:rsidRPr="00232491">
        <w:rPr>
          <w:vertAlign w:val="subscript"/>
        </w:rPr>
        <w:t>FS</w:t>
      </w:r>
      <w:r w:rsidRPr="00232491">
        <w:t>) of the modulator because the linearity and signal-to-noise performance degrades significantly as you get close to the full-scale inputs. The shunt resistance must be less than V</w:t>
      </w:r>
      <w:r w:rsidRPr="00232491">
        <w:rPr>
          <w:vertAlign w:val="subscript"/>
        </w:rPr>
        <w:t>mod</w:t>
      </w:r>
      <w:r w:rsidRPr="00232491">
        <w:t>(p)/I</w:t>
      </w:r>
      <w:r w:rsidRPr="00232491">
        <w:rPr>
          <w:vertAlign w:val="subscript"/>
        </w:rPr>
        <w:t>cc</w:t>
      </w:r>
      <w:r w:rsidRPr="00232491">
        <w:t xml:space="preserve">(p) to satisfy these constraints, and the closest nominal shunt value is chosen. For the example in </w:t>
      </w:r>
      <w:fldSimple w:instr=" REF _Ref365382414 \h  \* MERGEFORMAT ">
        <w:ins w:id="238" w:author="作者">
          <w:r w:rsidR="003B66E7" w:rsidRPr="00F56090">
            <w:t xml:space="preserve">Figure </w:t>
          </w:r>
          <w:r w:rsidR="003B66E7">
            <w:rPr>
              <w:noProof/>
            </w:rPr>
            <w:t>3</w:t>
          </w:r>
        </w:ins>
        <w:del w:id="239" w:author="作者">
          <w:r w:rsidR="009D54F2" w:rsidRPr="00F56090" w:rsidDel="003B66E7">
            <w:delText xml:space="preserve">Figure </w:delText>
          </w:r>
          <w:r w:rsidR="009D54F2" w:rsidDel="003B66E7">
            <w:rPr>
              <w:noProof/>
            </w:rPr>
            <w:delText>3</w:delText>
          </w:r>
        </w:del>
      </w:fldSimple>
      <w:r w:rsidRPr="00232491">
        <w:t>, given that the power stage peak current rating is 8.5 A, the maximum shunt resistance is 23.5 mΩ. The closest nominal shunt value is 20 mΩ, which yields a specified maximum current of 10 A.</w:t>
      </w:r>
    </w:p>
    <w:p w:rsidR="00F30F19" w:rsidRPr="00F56090" w:rsidRDefault="00F30F19" w:rsidP="00F30F19">
      <w:pPr>
        <w:pStyle w:val="Figure"/>
      </w:pPr>
      <w:r w:rsidRPr="00F56090">
        <w:rPr>
          <w:noProof/>
          <w:lang w:eastAsia="zh-CN"/>
        </w:rPr>
        <w:drawing>
          <wp:inline distT="0" distB="0" distL="0" distR="0">
            <wp:extent cx="2788920" cy="2130552"/>
            <wp:effectExtent l="0" t="0" r="0" b="3175"/>
            <wp:docPr id="23" name="Picture 23" descr="W:\WW_Datasheet\Work_In_Progress\AN-1265\Editor_Janeen_Labbe\EMFS_09242013\11801-00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WW_Datasheet\Work_In_Progress\AN-1265\Editor_Janeen_Labbe\EMFS_09242013\11801-004.em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920" cy="2130552"/>
                    </a:xfrm>
                    <a:prstGeom prst="rect">
                      <a:avLst/>
                    </a:prstGeom>
                    <a:noFill/>
                    <a:ln>
                      <a:noFill/>
                    </a:ln>
                  </pic:spPr>
                </pic:pic>
              </a:graphicData>
            </a:graphic>
          </wp:inline>
        </w:drawing>
      </w:r>
    </w:p>
    <w:p w:rsidR="00F30F19" w:rsidRPr="00F56090" w:rsidRDefault="00F30F19" w:rsidP="00F30F19">
      <w:pPr>
        <w:pStyle w:val="a5"/>
      </w:pPr>
      <w:bookmarkStart w:id="240" w:name="_Ref365382414"/>
      <w:r w:rsidRPr="00F56090">
        <w:t xml:space="preserve">Figure </w:t>
      </w:r>
      <w:r w:rsidR="003B377C">
        <w:fldChar w:fldCharType="begin"/>
      </w:r>
      <w:r w:rsidR="000B2502">
        <w:instrText xml:space="preserve"> SEQ Figure \* ARABIC </w:instrText>
      </w:r>
      <w:r w:rsidR="003B377C">
        <w:fldChar w:fldCharType="separate"/>
      </w:r>
      <w:r w:rsidR="00461D6B">
        <w:rPr>
          <w:noProof/>
        </w:rPr>
        <w:t>3</w:t>
      </w:r>
      <w:r w:rsidR="003B377C">
        <w:rPr>
          <w:noProof/>
        </w:rPr>
        <w:fldChar w:fldCharType="end"/>
      </w:r>
      <w:bookmarkEnd w:id="240"/>
      <w:r w:rsidRPr="00F56090">
        <w:t>. Feedback Current Operating Ranges</w:t>
      </w:r>
    </w:p>
    <w:p w:rsidR="00F30F19" w:rsidRPr="00F56090" w:rsidRDefault="00F30F19" w:rsidP="00F7078E">
      <w:pPr>
        <w:pStyle w:val="Figure"/>
        <w:sectPr w:rsidR="00F30F19"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F30F19" w:rsidRPr="00F56090" w:rsidRDefault="00F30F19" w:rsidP="00F30F19"/>
    <w:p w:rsidR="008A6C28" w:rsidRPr="00F56090" w:rsidRDefault="0046097D" w:rsidP="00F7078E">
      <w:pPr>
        <w:pStyle w:val="Figure"/>
      </w:pPr>
      <w:del w:id="241" w:author="作者">
        <w:r>
          <w:rPr>
            <w:noProof/>
            <w:lang w:eastAsia="zh-CN"/>
            <w:rPrChange w:id="242" w:author="Unknown">
              <w:rPr>
                <w:rFonts w:cs="Times New Roman"/>
                <w:b/>
                <w:i w:val="0"/>
                <w:iCs w:val="0"/>
                <w:caps/>
                <w:noProof/>
                <w:kern w:val="22"/>
                <w:sz w:val="22"/>
                <w:szCs w:val="22"/>
                <w:lang w:eastAsia="zh-CN"/>
              </w:rPr>
            </w:rPrChange>
          </w:rPr>
          <w:drawing>
            <wp:inline distT="0" distB="0" distL="0" distR="0">
              <wp:extent cx="5594063" cy="19698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01-003.emf"/>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4063" cy="1969875"/>
                      </a:xfrm>
                      <a:prstGeom prst="rect">
                        <a:avLst/>
                      </a:prstGeom>
                    </pic:spPr>
                  </pic:pic>
                </a:graphicData>
              </a:graphic>
            </wp:inline>
          </w:drawing>
        </w:r>
      </w:del>
      <w:ins w:id="243" w:author="作者">
        <w:r>
          <w:rPr>
            <w:noProof/>
            <w:lang w:eastAsia="zh-CN"/>
            <w:rPrChange w:id="244" w:author="Unknown">
              <w:rPr>
                <w:rFonts w:cs="Times New Roman"/>
                <w:b/>
                <w:i w:val="0"/>
                <w:iCs w:val="0"/>
                <w:caps/>
                <w:noProof/>
                <w:kern w:val="22"/>
                <w:sz w:val="22"/>
                <w:szCs w:val="22"/>
                <w:lang w:eastAsia="zh-CN"/>
              </w:rPr>
            </w:rPrChange>
          </w:rPr>
          <w:drawing>
            <wp:inline distT="0" distB="0" distL="0" distR="0">
              <wp:extent cx="5806440" cy="1958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C_diagrams_HRM.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440" cy="1958340"/>
                      </a:xfrm>
                      <a:prstGeom prst="rect">
                        <a:avLst/>
                      </a:prstGeom>
                    </pic:spPr>
                  </pic:pic>
                </a:graphicData>
              </a:graphic>
            </wp:inline>
          </w:drawing>
        </w:r>
      </w:ins>
    </w:p>
    <w:p w:rsidR="008A6C28" w:rsidRPr="00F56090" w:rsidRDefault="008A6C28" w:rsidP="00F30F19">
      <w:pPr>
        <w:pStyle w:val="a5"/>
      </w:pPr>
      <w:bookmarkStart w:id="245" w:name="_Ref365027292"/>
      <w:r w:rsidRPr="00F56090">
        <w:t xml:space="preserve">Figure </w:t>
      </w:r>
      <w:r w:rsidR="003B377C">
        <w:fldChar w:fldCharType="begin"/>
      </w:r>
      <w:r w:rsidR="000B2502">
        <w:instrText xml:space="preserve"> SEQ Figure \* ARABIC </w:instrText>
      </w:r>
      <w:r w:rsidR="003B377C">
        <w:fldChar w:fldCharType="separate"/>
      </w:r>
      <w:r w:rsidR="00461D6B">
        <w:rPr>
          <w:noProof/>
        </w:rPr>
        <w:t>4</w:t>
      </w:r>
      <w:r w:rsidR="003B377C">
        <w:rPr>
          <w:noProof/>
        </w:rPr>
        <w:fldChar w:fldCharType="end"/>
      </w:r>
      <w:bookmarkEnd w:id="245"/>
      <w:r w:rsidR="00D233A8" w:rsidRPr="00F56090">
        <w:t>.</w:t>
      </w:r>
      <w:r w:rsidRPr="00F56090">
        <w:t xml:space="preserve"> SINC </w:t>
      </w:r>
      <w:r w:rsidR="00D233A8" w:rsidRPr="00F56090">
        <w:t>Filter Current Feedback Paths</w:t>
      </w:r>
    </w:p>
    <w:p w:rsidR="00F30F19" w:rsidRPr="00F56090" w:rsidRDefault="00F30F19" w:rsidP="00F30F19">
      <w:pPr>
        <w:sectPr w:rsidR="00F30F19"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F30F19" w:rsidRPr="00F56090" w:rsidRDefault="00F30F19" w:rsidP="00F30F19"/>
    <w:p w:rsidR="00DE418D" w:rsidRPr="00F56090" w:rsidRDefault="00F7078E" w:rsidP="00F30F19">
      <w:pPr>
        <w:pStyle w:val="21"/>
        <w:pageBreakBefore/>
      </w:pPr>
      <w:bookmarkStart w:id="246" w:name="_Toc392507730"/>
      <w:r w:rsidRPr="00F56090">
        <w:lastRenderedPageBreak/>
        <w:t>Modulator Clock, Primary Filter Decimation, and Data Interrupt Rate Selection</w:t>
      </w:r>
      <w:bookmarkEnd w:id="246"/>
    </w:p>
    <w:p w:rsidR="0019727A" w:rsidRPr="00F56090" w:rsidRDefault="00371728">
      <w:r w:rsidRPr="00F56090">
        <w:t xml:space="preserve">The </w:t>
      </w:r>
      <w:r w:rsidR="0019727A" w:rsidRPr="00F56090">
        <w:t>modulator clock (f</w:t>
      </w:r>
      <w:r w:rsidR="0019727A" w:rsidRPr="00F56090">
        <w:rPr>
          <w:vertAlign w:val="subscript"/>
        </w:rPr>
        <w:t>M</w:t>
      </w:r>
      <w:r w:rsidR="0019727A" w:rsidRPr="00F56090">
        <w:t xml:space="preserve">) </w:t>
      </w:r>
      <w:r w:rsidR="00146736" w:rsidRPr="00F56090">
        <w:t xml:space="preserve">and decimation rate (D) are the </w:t>
      </w:r>
      <w:r w:rsidR="0019727A" w:rsidRPr="00F56090">
        <w:t xml:space="preserve">parameters </w:t>
      </w:r>
      <w:r w:rsidR="00146736" w:rsidRPr="00F56090">
        <w:t>that define</w:t>
      </w:r>
      <w:r w:rsidR="0019727A" w:rsidRPr="00F56090">
        <w:t xml:space="preserve"> the SINC filter performance. The filter order (O) is typically </w:t>
      </w:r>
      <w:r w:rsidR="00A4677F" w:rsidRPr="00F56090">
        <w:t xml:space="preserve">one order higher </w:t>
      </w:r>
      <w:r w:rsidR="0019727A" w:rsidRPr="00F56090">
        <w:t>than th</w:t>
      </w:r>
      <w:r w:rsidR="00A4677F" w:rsidRPr="00F56090">
        <w:t>at</w:t>
      </w:r>
      <w:r w:rsidR="0019727A" w:rsidRPr="00F56090">
        <w:t xml:space="preserve"> of the </w:t>
      </w:r>
      <w:r w:rsidR="00A4677F" w:rsidRPr="00F56090">
        <w:t>front-end</w:t>
      </w:r>
      <w:r w:rsidR="0019727A" w:rsidRPr="00F56090">
        <w:t xml:space="preserve"> modulator</w:t>
      </w:r>
      <w:r w:rsidR="00456E12" w:rsidRPr="00F56090">
        <w:t>. Therefore,</w:t>
      </w:r>
      <w:r w:rsidR="0019727A" w:rsidRPr="00F56090">
        <w:t xml:space="preserve"> when the </w:t>
      </w:r>
      <w:r w:rsidR="003B377C" w:rsidRPr="003B377C">
        <w:fldChar w:fldCharType="begin"/>
      </w:r>
      <w:ins w:id="247" w:author="作者">
        <w:r w:rsidR="00B703C4">
          <w:instrText>HYPERLINK "http://www.analog.com/AD7403?doc=AN-1265.pdf"</w:instrText>
        </w:r>
      </w:ins>
      <w:del w:id="248" w:author="作者">
        <w:r w:rsidR="000B2502" w:rsidDel="00B703C4">
          <w:delInstrText xml:space="preserve"> HYPERLINK "http://www.analog.com/AD7401A?doc=AN-1265.pdf" </w:delInstrText>
        </w:r>
      </w:del>
      <w:r w:rsidR="003B377C" w:rsidRPr="003B377C">
        <w:fldChar w:fldCharType="separate"/>
      </w:r>
      <w:del w:id="249" w:author="作者">
        <w:r w:rsidR="00882ECD" w:rsidRPr="00F56090" w:rsidDel="00B703C4">
          <w:rPr>
            <w:rStyle w:val="ab"/>
            <w:color w:val="0000FF"/>
          </w:rPr>
          <w:delText>AD7401A</w:delText>
        </w:r>
      </w:del>
      <w:ins w:id="250" w:author="作者">
        <w:r w:rsidR="00B703C4">
          <w:rPr>
            <w:rStyle w:val="ab"/>
            <w:color w:val="0000FF"/>
          </w:rPr>
          <w:t>AD7403</w:t>
        </w:r>
      </w:ins>
      <w:r w:rsidR="003B377C">
        <w:rPr>
          <w:rStyle w:val="ab"/>
          <w:color w:val="0000FF"/>
        </w:rPr>
        <w:fldChar w:fldCharType="end"/>
      </w:r>
      <w:r w:rsidR="00456E12" w:rsidRPr="00F56090">
        <w:t xml:space="preserve"> is used,</w:t>
      </w:r>
      <w:r w:rsidR="0019727A" w:rsidRPr="00F56090">
        <w:t xml:space="preserve"> the filter order is </w:t>
      </w:r>
      <w:r w:rsidR="00CF035A" w:rsidRPr="00F56090">
        <w:t>3</w:t>
      </w:r>
      <w:r w:rsidR="0019727A" w:rsidRPr="00F56090">
        <w:t xml:space="preserve">. The </w:t>
      </w:r>
      <w:r w:rsidR="00D57514" w:rsidRPr="00F56090">
        <w:t>equation</w:t>
      </w:r>
      <w:r w:rsidR="00B50FC2" w:rsidRPr="00F56090">
        <w:t>s</w:t>
      </w:r>
      <w:r w:rsidR="00D57514" w:rsidRPr="00F56090">
        <w:t xml:space="preserve"> for the filter </w:t>
      </w:r>
      <w:r w:rsidR="0019727A" w:rsidRPr="00F56090">
        <w:t xml:space="preserve">frequency response </w:t>
      </w:r>
      <w:r w:rsidR="00B50FC2" w:rsidRPr="00F56090">
        <w:t xml:space="preserve">and group delay </w:t>
      </w:r>
      <w:r w:rsidR="00456E12" w:rsidRPr="00F56090">
        <w:t>follow</w:t>
      </w:r>
      <w:r w:rsidR="00B50FC2" w:rsidRPr="00F56090">
        <w:t xml:space="preserve">. The frequency response </w:t>
      </w:r>
      <w:r w:rsidR="00456E12" w:rsidRPr="00F56090">
        <w:t>shown</w:t>
      </w:r>
      <w:r w:rsidR="00B50FC2" w:rsidRPr="00F56090">
        <w:t xml:space="preserve"> in </w:t>
      </w:r>
      <w:r w:rsidR="003B377C" w:rsidRPr="00F56090">
        <w:fldChar w:fldCharType="begin"/>
      </w:r>
      <w:r w:rsidR="00553ED9" w:rsidRPr="00F56090">
        <w:instrText xml:space="preserve"> REF _Ref365372615 \h </w:instrText>
      </w:r>
      <w:r w:rsidR="003B377C" w:rsidRPr="00F56090">
        <w:fldChar w:fldCharType="separate"/>
      </w:r>
      <w:ins w:id="251" w:author="作者">
        <w:r w:rsidR="003B66E7" w:rsidRPr="00F56090">
          <w:t xml:space="preserve">Figure </w:t>
        </w:r>
        <w:r w:rsidR="003B66E7">
          <w:rPr>
            <w:noProof/>
          </w:rPr>
          <w:t>5</w:t>
        </w:r>
      </w:ins>
      <w:del w:id="252" w:author="作者">
        <w:r w:rsidR="009D54F2" w:rsidRPr="00F56090" w:rsidDel="003B66E7">
          <w:delText xml:space="preserve">Figure </w:delText>
        </w:r>
        <w:r w:rsidR="009D54F2" w:rsidDel="003B66E7">
          <w:rPr>
            <w:noProof/>
          </w:rPr>
          <w:delText>5</w:delText>
        </w:r>
      </w:del>
      <w:r w:rsidR="003B377C" w:rsidRPr="00F56090">
        <w:fldChar w:fldCharType="end"/>
      </w:r>
      <w:r w:rsidR="00B50FC2" w:rsidRPr="00F56090">
        <w:t xml:space="preserve"> </w:t>
      </w:r>
      <w:r w:rsidR="00D57514" w:rsidRPr="00F56090">
        <w:t xml:space="preserve">has </w:t>
      </w:r>
      <w:del w:id="253" w:author="作者">
        <w:r w:rsidR="00456E12" w:rsidRPr="00F56090" w:rsidDel="006127BF">
          <w:delText>0</w:delText>
        </w:r>
        <w:r w:rsidR="00D57514" w:rsidRPr="00F56090" w:rsidDel="006127BF">
          <w:delText xml:space="preserve">s </w:delText>
        </w:r>
      </w:del>
      <w:ins w:id="254" w:author="作者">
        <w:r w:rsidR="006127BF">
          <w:t>zeros</w:t>
        </w:r>
        <w:r w:rsidR="006127BF" w:rsidRPr="00F56090">
          <w:t xml:space="preserve"> </w:t>
        </w:r>
      </w:ins>
      <w:r w:rsidR="00D57514" w:rsidRPr="00F56090">
        <w:t>at frequencies that are even multiples of the decimation frequency (f</w:t>
      </w:r>
      <w:r w:rsidR="00D57514" w:rsidRPr="00F56090">
        <w:rPr>
          <w:vertAlign w:val="subscript"/>
        </w:rPr>
        <w:t>M</w:t>
      </w:r>
      <w:r w:rsidR="00D57514" w:rsidRPr="00F56090">
        <w:t xml:space="preserve">/D). </w:t>
      </w:r>
      <w:r w:rsidR="004933F6" w:rsidRPr="00F56090">
        <w:t xml:space="preserve">Therefore, </w:t>
      </w:r>
      <w:r w:rsidR="00B50FC2" w:rsidRPr="00F56090">
        <w:t>matching of the decimation frequency to the PWM switching frequency substantially reduce</w:t>
      </w:r>
      <w:r w:rsidR="00456E12" w:rsidRPr="00F56090">
        <w:t>s</w:t>
      </w:r>
      <w:r w:rsidR="00B50FC2" w:rsidRPr="00F56090">
        <w:t xml:space="preserve"> PWM switching harmonics.</w:t>
      </w:r>
      <w:r w:rsidR="00CF1019" w:rsidRPr="00F56090">
        <w:t xml:space="preserve"> Other considerations </w:t>
      </w:r>
      <w:r w:rsidR="00456E12" w:rsidRPr="00F56090">
        <w:t>include</w:t>
      </w:r>
      <w:r w:rsidR="00CF1019" w:rsidRPr="00F56090">
        <w:t xml:space="preserve"> the increase in the group delay with decimation rate and the maximum decimation limit of the filter.</w:t>
      </w:r>
    </w:p>
    <w:p w:rsidR="00B50FC2" w:rsidRPr="00F56090" w:rsidRDefault="00626E60" w:rsidP="00626E60">
      <w:pPr>
        <w:pStyle w:val="Equation"/>
      </w:pPr>
      <w:r w:rsidRPr="00F56090">
        <w:rPr>
          <w:position w:val="-58"/>
        </w:rPr>
        <w:object w:dxaOrig="328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5pt;height:63.75pt" o:ole="">
            <v:imagedata r:id="rId33" o:title=""/>
          </v:shape>
          <o:OLEObject Type="Embed" ProgID="Equation.3" ShapeID="_x0000_i1025" DrawAspect="Content" ObjectID="_1537627402" r:id="rId34"/>
        </w:object>
      </w:r>
    </w:p>
    <w:p w:rsidR="00626E60" w:rsidRPr="00F56090" w:rsidRDefault="0055758B" w:rsidP="00626E60">
      <w:pPr>
        <w:pStyle w:val="Equation"/>
      </w:pPr>
      <w:r w:rsidRPr="00F56090">
        <w:rPr>
          <w:position w:val="-24"/>
        </w:rPr>
        <w:object w:dxaOrig="1320" w:dyaOrig="560">
          <v:shape id="_x0000_i1026" type="#_x0000_t75" style="width:66pt;height:27.75pt" o:ole="">
            <v:imagedata r:id="rId35" o:title=""/>
          </v:shape>
          <o:OLEObject Type="Embed" ProgID="Equation.3" ShapeID="_x0000_i1026" DrawAspect="Content" ObjectID="_1537627403" r:id="rId36"/>
        </w:object>
      </w:r>
    </w:p>
    <w:p w:rsidR="0019727A" w:rsidRPr="00F56090" w:rsidRDefault="00F30F19" w:rsidP="00F7078E">
      <w:pPr>
        <w:pStyle w:val="Figure"/>
      </w:pPr>
      <w:r w:rsidRPr="00F56090">
        <w:rPr>
          <w:noProof/>
          <w:lang w:eastAsia="zh-CN"/>
        </w:rPr>
        <w:drawing>
          <wp:inline distT="0" distB="0" distL="0" distR="0">
            <wp:extent cx="2761488" cy="2221992"/>
            <wp:effectExtent l="0" t="0" r="0" b="6985"/>
            <wp:docPr id="24" name="Picture 24" descr="W:\WW_Datasheet\Work_In_Progress\AN-1265\Editor_Janeen_Labbe\EMFS_09242013\11801-0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WW_Datasheet\Work_In_Progress\AN-1265\Editor_Janeen_Labbe\EMFS_09242013\11801-005.emf"/>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1488" cy="2221992"/>
                    </a:xfrm>
                    <a:prstGeom prst="rect">
                      <a:avLst/>
                    </a:prstGeom>
                    <a:noFill/>
                    <a:ln>
                      <a:noFill/>
                    </a:ln>
                  </pic:spPr>
                </pic:pic>
              </a:graphicData>
            </a:graphic>
          </wp:inline>
        </w:drawing>
      </w:r>
    </w:p>
    <w:p w:rsidR="00C33158" w:rsidRPr="00F56090" w:rsidRDefault="00C33158" w:rsidP="00456E12">
      <w:pPr>
        <w:pStyle w:val="a5"/>
      </w:pPr>
      <w:bookmarkStart w:id="255" w:name="_Ref365372615"/>
      <w:r w:rsidRPr="00F56090">
        <w:t xml:space="preserve">Figure </w:t>
      </w:r>
      <w:r w:rsidR="003B377C">
        <w:fldChar w:fldCharType="begin"/>
      </w:r>
      <w:r w:rsidR="000B2502">
        <w:instrText xml:space="preserve"> SEQ Figure \* ARABIC </w:instrText>
      </w:r>
      <w:r w:rsidR="003B377C">
        <w:fldChar w:fldCharType="separate"/>
      </w:r>
      <w:r w:rsidR="00461D6B">
        <w:rPr>
          <w:noProof/>
        </w:rPr>
        <w:t>5</w:t>
      </w:r>
      <w:r w:rsidR="003B377C">
        <w:rPr>
          <w:noProof/>
        </w:rPr>
        <w:fldChar w:fldCharType="end"/>
      </w:r>
      <w:bookmarkEnd w:id="255"/>
      <w:r w:rsidR="00456E12" w:rsidRPr="00F56090">
        <w:t>.</w:t>
      </w:r>
      <w:r w:rsidRPr="00F56090">
        <w:t xml:space="preserve"> SINC </w:t>
      </w:r>
      <w:r w:rsidR="00456E12" w:rsidRPr="00F56090">
        <w:t>Filter Frequency Response</w:t>
      </w:r>
    </w:p>
    <w:p w:rsidR="00371728" w:rsidRPr="00F56090" w:rsidRDefault="00224ADB" w:rsidP="00232491">
      <w:r w:rsidRPr="00F56090">
        <w:t>For a given filter order, t</w:t>
      </w:r>
      <w:r w:rsidR="00553ED9" w:rsidRPr="00F56090">
        <w:t xml:space="preserve">he decimation rate </w:t>
      </w:r>
      <w:r w:rsidR="00553279" w:rsidRPr="00F56090">
        <w:t>and filter order are</w:t>
      </w:r>
      <w:r w:rsidR="00553ED9" w:rsidRPr="00F56090">
        <w:t xml:space="preserve"> the </w:t>
      </w:r>
      <w:r w:rsidR="007917FA" w:rsidRPr="00F56090">
        <w:t>filter parameter</w:t>
      </w:r>
      <w:r w:rsidR="00553279" w:rsidRPr="00F56090">
        <w:t>s</w:t>
      </w:r>
      <w:r w:rsidR="007917FA" w:rsidRPr="00F56090">
        <w:t xml:space="preserve"> that</w:t>
      </w:r>
      <w:r w:rsidR="00B4577F" w:rsidRPr="00F56090">
        <w:t xml:space="preserve"> define the filter </w:t>
      </w:r>
      <w:r w:rsidR="00CF035A" w:rsidRPr="00F56090">
        <w:t xml:space="preserve">signal-to-noise ratio (SNR) </w:t>
      </w:r>
      <w:r w:rsidR="00B4577F" w:rsidRPr="00F56090">
        <w:t xml:space="preserve">and </w:t>
      </w:r>
      <w:r w:rsidR="007917FA" w:rsidRPr="00F56090">
        <w:t xml:space="preserve">group delay. </w:t>
      </w:r>
      <w:r w:rsidR="003B377C" w:rsidRPr="00F56090">
        <w:fldChar w:fldCharType="begin"/>
      </w:r>
      <w:r w:rsidR="00553ED9" w:rsidRPr="00F56090">
        <w:instrText xml:space="preserve"> REF _Ref365372727 \h </w:instrText>
      </w:r>
      <w:r w:rsidR="003B377C" w:rsidRPr="00F56090">
        <w:fldChar w:fldCharType="separate"/>
      </w:r>
      <w:r w:rsidR="009D54F2" w:rsidRPr="00F56090">
        <w:t xml:space="preserve">Figure </w:t>
      </w:r>
      <w:r w:rsidR="009D54F2">
        <w:rPr>
          <w:noProof/>
        </w:rPr>
        <w:t>6</w:t>
      </w:r>
      <w:r w:rsidR="003B377C" w:rsidRPr="00F56090">
        <w:fldChar w:fldCharType="end"/>
      </w:r>
      <w:r w:rsidR="00553ED9" w:rsidRPr="00F56090">
        <w:t xml:space="preserve"> </w:t>
      </w:r>
      <w:r w:rsidR="00293AC1" w:rsidRPr="00F56090">
        <w:t xml:space="preserve">and </w:t>
      </w:r>
      <w:r w:rsidR="003B377C" w:rsidRPr="00F56090">
        <w:fldChar w:fldCharType="begin"/>
      </w:r>
      <w:r w:rsidR="00293AC1" w:rsidRPr="00F56090">
        <w:instrText xml:space="preserve"> REF _Ref365383881 \h </w:instrText>
      </w:r>
      <w:r w:rsidR="003B377C" w:rsidRPr="00F56090">
        <w:fldChar w:fldCharType="separate"/>
      </w:r>
      <w:r w:rsidR="009D54F2" w:rsidRPr="00F56090">
        <w:rPr>
          <w:spacing w:val="-4"/>
        </w:rPr>
        <w:t xml:space="preserve">Table </w:t>
      </w:r>
      <w:r w:rsidR="009D54F2">
        <w:rPr>
          <w:noProof/>
          <w:spacing w:val="-4"/>
        </w:rPr>
        <w:t>1</w:t>
      </w:r>
      <w:r w:rsidR="003B377C" w:rsidRPr="00F56090">
        <w:fldChar w:fldCharType="end"/>
      </w:r>
      <w:r w:rsidR="00293AC1" w:rsidRPr="00F56090">
        <w:t xml:space="preserve"> show the variation </w:t>
      </w:r>
      <w:r w:rsidR="007917FA" w:rsidRPr="00F56090">
        <w:t>of the SNR</w:t>
      </w:r>
      <w:r w:rsidR="00B4577F" w:rsidRPr="00F56090">
        <w:t xml:space="preserve">, </w:t>
      </w:r>
      <w:r w:rsidR="00CF035A" w:rsidRPr="00F56090">
        <w:t>effective number of bits (</w:t>
      </w:r>
      <w:r w:rsidR="00B4577F" w:rsidRPr="00F56090">
        <w:t>ENOB</w:t>
      </w:r>
      <w:r w:rsidR="00CF035A" w:rsidRPr="00F56090">
        <w:t>)</w:t>
      </w:r>
      <w:r w:rsidR="00A558ED" w:rsidRPr="00F56090">
        <w:t>,</w:t>
      </w:r>
      <w:r w:rsidR="007917FA" w:rsidRPr="00F56090">
        <w:t xml:space="preserve"> and group delay vs</w:t>
      </w:r>
      <w:r w:rsidR="00076385" w:rsidRPr="00F56090">
        <w:t>. the</w:t>
      </w:r>
      <w:r w:rsidR="007917FA" w:rsidRPr="00F56090">
        <w:t xml:space="preserve"> decimation rate for a third order filter with</w:t>
      </w:r>
      <w:r w:rsidR="007D4344" w:rsidRPr="00F56090">
        <w:t xml:space="preserve"> a</w:t>
      </w:r>
      <w:r w:rsidR="007917FA" w:rsidRPr="00F56090">
        <w:t xml:space="preserve"> 10 MHz modulator clock.</w:t>
      </w:r>
      <w:r w:rsidR="00B4577F" w:rsidRPr="00F56090">
        <w:t xml:space="preserve"> The decimation rate </w:t>
      </w:r>
      <w:r w:rsidR="00076385" w:rsidRPr="00F56090">
        <w:t>must</w:t>
      </w:r>
      <w:r w:rsidR="00ED794E" w:rsidRPr="00F56090">
        <w:t xml:space="preserve"> be in the range of 85 to </w:t>
      </w:r>
      <w:r w:rsidR="00D513B8" w:rsidRPr="00F56090">
        <w:t xml:space="preserve">210 </w:t>
      </w:r>
      <w:r w:rsidR="00B4577F" w:rsidRPr="00F56090">
        <w:t xml:space="preserve">to achieve </w:t>
      </w:r>
      <w:r w:rsidR="00B95733" w:rsidRPr="00F56090">
        <w:t xml:space="preserve">an ENOB of </w:t>
      </w:r>
      <w:r w:rsidR="00B4577F" w:rsidRPr="00F56090">
        <w:t xml:space="preserve">11 </w:t>
      </w:r>
      <w:r w:rsidR="00B95733" w:rsidRPr="00F56090">
        <w:t xml:space="preserve">bits </w:t>
      </w:r>
      <w:r w:rsidR="00076385" w:rsidRPr="00F56090">
        <w:t>to</w:t>
      </w:r>
      <w:r w:rsidR="00B4577F" w:rsidRPr="00F56090">
        <w:t xml:space="preserve"> 1</w:t>
      </w:r>
      <w:r w:rsidR="00D513B8" w:rsidRPr="00F56090">
        <w:t>4</w:t>
      </w:r>
      <w:r w:rsidR="00B95733" w:rsidRPr="00F56090">
        <w:t xml:space="preserve"> bits</w:t>
      </w:r>
      <w:r w:rsidR="00B4577F" w:rsidRPr="00F56090">
        <w:t xml:space="preserve"> </w:t>
      </w:r>
      <w:r w:rsidR="00ED794E" w:rsidRPr="00F56090">
        <w:t>(</w:t>
      </w:r>
      <w:r w:rsidR="00B95733" w:rsidRPr="00F56090">
        <w:t xml:space="preserve">and an SNR </w:t>
      </w:r>
      <w:r w:rsidR="00B95733" w:rsidRPr="00232491">
        <w:rPr>
          <w:spacing w:val="-4"/>
        </w:rPr>
        <w:t xml:space="preserve">of </w:t>
      </w:r>
      <w:r w:rsidR="00ED794E" w:rsidRPr="00232491">
        <w:rPr>
          <w:spacing w:val="-4"/>
        </w:rPr>
        <w:t>67</w:t>
      </w:r>
      <w:r w:rsidR="00076385" w:rsidRPr="00232491">
        <w:rPr>
          <w:spacing w:val="-4"/>
        </w:rPr>
        <w:t xml:space="preserve"> dB</w:t>
      </w:r>
      <w:r w:rsidR="00ED794E" w:rsidRPr="00232491">
        <w:rPr>
          <w:spacing w:val="-4"/>
        </w:rPr>
        <w:t xml:space="preserve"> </w:t>
      </w:r>
      <w:r w:rsidR="00076385" w:rsidRPr="00232491">
        <w:rPr>
          <w:spacing w:val="-4"/>
        </w:rPr>
        <w:t xml:space="preserve">to </w:t>
      </w:r>
      <w:r w:rsidR="00ED794E" w:rsidRPr="00232491">
        <w:rPr>
          <w:spacing w:val="-4"/>
        </w:rPr>
        <w:t>8</w:t>
      </w:r>
      <w:r w:rsidR="00D513B8" w:rsidRPr="00232491">
        <w:rPr>
          <w:spacing w:val="-4"/>
        </w:rPr>
        <w:t>6</w:t>
      </w:r>
      <w:r w:rsidR="00ED794E" w:rsidRPr="00232491">
        <w:rPr>
          <w:spacing w:val="-4"/>
        </w:rPr>
        <w:t xml:space="preserve"> dB)</w:t>
      </w:r>
      <w:r w:rsidR="00B95733" w:rsidRPr="00232491">
        <w:rPr>
          <w:spacing w:val="-4"/>
        </w:rPr>
        <w:t>, which is the</w:t>
      </w:r>
      <w:r w:rsidR="00ED794E" w:rsidRPr="00232491">
        <w:rPr>
          <w:spacing w:val="-4"/>
        </w:rPr>
        <w:t xml:space="preserve"> </w:t>
      </w:r>
      <w:r w:rsidR="00B95733" w:rsidRPr="00232491">
        <w:rPr>
          <w:spacing w:val="-4"/>
        </w:rPr>
        <w:t xml:space="preserve">filter performance range </w:t>
      </w:r>
      <w:r w:rsidR="00B4577F" w:rsidRPr="00232491">
        <w:rPr>
          <w:spacing w:val="-4"/>
        </w:rPr>
        <w:t>required</w:t>
      </w:r>
      <w:r w:rsidR="00B4577F" w:rsidRPr="00F56090">
        <w:t xml:space="preserve"> </w:t>
      </w:r>
      <w:r w:rsidR="00B4577F" w:rsidRPr="00232491">
        <w:rPr>
          <w:spacing w:val="-2"/>
        </w:rPr>
        <w:t xml:space="preserve">for current feedback. The group delay </w:t>
      </w:r>
      <w:r w:rsidR="007D4344" w:rsidRPr="00232491">
        <w:rPr>
          <w:spacing w:val="-2"/>
        </w:rPr>
        <w:t>i</w:t>
      </w:r>
      <w:r w:rsidR="00B4577F" w:rsidRPr="00232491">
        <w:rPr>
          <w:spacing w:val="-2"/>
        </w:rPr>
        <w:t xml:space="preserve">s between </w:t>
      </w:r>
      <w:r w:rsidR="007D4344" w:rsidRPr="00232491">
        <w:rPr>
          <w:spacing w:val="-2"/>
        </w:rPr>
        <w:t>12</w:t>
      </w:r>
      <w:r w:rsidR="00A558ED" w:rsidRPr="00232491">
        <w:rPr>
          <w:spacing w:val="-2"/>
        </w:rPr>
        <w:t xml:space="preserve"> µ</w:t>
      </w:r>
      <w:r w:rsidR="00B4577F" w:rsidRPr="00232491">
        <w:rPr>
          <w:spacing w:val="-2"/>
        </w:rPr>
        <w:t xml:space="preserve">s and </w:t>
      </w:r>
      <w:r w:rsidR="00D513B8" w:rsidRPr="00232491">
        <w:rPr>
          <w:spacing w:val="-2"/>
        </w:rPr>
        <w:t>3</w:t>
      </w:r>
      <w:r w:rsidR="007223DE" w:rsidRPr="00232491">
        <w:rPr>
          <w:spacing w:val="-2"/>
        </w:rPr>
        <w:t>2</w:t>
      </w:r>
      <w:r w:rsidR="00232491">
        <w:rPr>
          <w:spacing w:val="-2"/>
        </w:rPr>
        <w:t> </w:t>
      </w:r>
      <w:r w:rsidR="00A558ED" w:rsidRPr="00232491">
        <w:rPr>
          <w:spacing w:val="-2"/>
        </w:rPr>
        <w:t>µ</w:t>
      </w:r>
      <w:r w:rsidR="00B4577F" w:rsidRPr="00232491">
        <w:rPr>
          <w:spacing w:val="-2"/>
        </w:rPr>
        <w:t xml:space="preserve">s </w:t>
      </w:r>
      <w:r w:rsidR="00B4577F" w:rsidRPr="00F56090">
        <w:t xml:space="preserve">in this </w:t>
      </w:r>
      <w:r w:rsidR="007D4344" w:rsidRPr="00F56090">
        <w:t xml:space="preserve">decimation rate </w:t>
      </w:r>
      <w:r w:rsidR="00B4577F" w:rsidRPr="00F56090">
        <w:t xml:space="preserve">range. </w:t>
      </w:r>
    </w:p>
    <w:p w:rsidR="00AF1782" w:rsidRPr="00F56090" w:rsidRDefault="00F30F19" w:rsidP="00F7078E">
      <w:pPr>
        <w:pStyle w:val="Figure"/>
      </w:pPr>
      <w:r w:rsidRPr="00F56090">
        <w:rPr>
          <w:noProof/>
          <w:lang w:eastAsia="zh-CN"/>
        </w:rPr>
        <w:lastRenderedPageBreak/>
        <w:drawing>
          <wp:inline distT="0" distB="0" distL="0" distR="0">
            <wp:extent cx="2788920" cy="2322576"/>
            <wp:effectExtent l="0" t="0" r="0" b="1905"/>
            <wp:docPr id="25" name="Picture 25" descr="W:\WW_Datasheet\Work_In_Progress\AN-1265\Editor_Janeen_Labbe\EMFS_09242013\11801-00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WW_Datasheet\Work_In_Progress\AN-1265\Editor_Janeen_Labbe\EMFS_09242013\11801-006.emf"/>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920" cy="2322576"/>
                    </a:xfrm>
                    <a:prstGeom prst="rect">
                      <a:avLst/>
                    </a:prstGeom>
                    <a:noFill/>
                    <a:ln>
                      <a:noFill/>
                    </a:ln>
                  </pic:spPr>
                </pic:pic>
              </a:graphicData>
            </a:graphic>
          </wp:inline>
        </w:drawing>
      </w:r>
    </w:p>
    <w:p w:rsidR="00AF1782" w:rsidRPr="00F56090" w:rsidRDefault="00AF1782" w:rsidP="00456E12">
      <w:pPr>
        <w:pStyle w:val="a5"/>
      </w:pPr>
      <w:bookmarkStart w:id="256" w:name="_Ref365372727"/>
      <w:r w:rsidRPr="00F56090">
        <w:t xml:space="preserve">Figure </w:t>
      </w:r>
      <w:r w:rsidR="003B377C">
        <w:fldChar w:fldCharType="begin"/>
      </w:r>
      <w:r w:rsidR="000B2502">
        <w:instrText xml:space="preserve"> SEQ Figure \* ARABIC </w:instrText>
      </w:r>
      <w:r w:rsidR="003B377C">
        <w:fldChar w:fldCharType="separate"/>
      </w:r>
      <w:r w:rsidR="00461D6B">
        <w:rPr>
          <w:noProof/>
        </w:rPr>
        <w:t>6</w:t>
      </w:r>
      <w:r w:rsidR="003B377C">
        <w:rPr>
          <w:noProof/>
        </w:rPr>
        <w:fldChar w:fldCharType="end"/>
      </w:r>
      <w:bookmarkEnd w:id="256"/>
      <w:r w:rsidR="00456E12" w:rsidRPr="00F56090">
        <w:t>.</w:t>
      </w:r>
      <w:r w:rsidRPr="00F56090">
        <w:t xml:space="preserve"> Secondary </w:t>
      </w:r>
      <w:r w:rsidR="00456E12" w:rsidRPr="00F56090">
        <w:t xml:space="preserve">Filter </w:t>
      </w:r>
      <w:r w:rsidRPr="00F56090">
        <w:t>SNR</w:t>
      </w:r>
    </w:p>
    <w:p w:rsidR="00456E12" w:rsidRPr="00F56090" w:rsidRDefault="00456E12" w:rsidP="00456E12">
      <w:pPr>
        <w:pStyle w:val="TableTitle"/>
        <w:rPr>
          <w:spacing w:val="-4"/>
        </w:rPr>
      </w:pPr>
      <w:bookmarkStart w:id="257" w:name="_Ref365383881"/>
      <w:r w:rsidRPr="00F56090">
        <w:rPr>
          <w:spacing w:val="-4"/>
        </w:rPr>
        <w:t xml:space="preserve">Table </w:t>
      </w:r>
      <w:r w:rsidR="003B377C" w:rsidRPr="00F56090">
        <w:rPr>
          <w:spacing w:val="-4"/>
        </w:rPr>
        <w:fldChar w:fldCharType="begin"/>
      </w:r>
      <w:r w:rsidRPr="00F56090">
        <w:rPr>
          <w:spacing w:val="-4"/>
        </w:rPr>
        <w:instrText xml:space="preserve"> SEQ Table \* ARABIC </w:instrText>
      </w:r>
      <w:r w:rsidR="003B377C" w:rsidRPr="00F56090">
        <w:rPr>
          <w:spacing w:val="-4"/>
        </w:rPr>
        <w:fldChar w:fldCharType="separate"/>
      </w:r>
      <w:r w:rsidR="009D54F2">
        <w:rPr>
          <w:noProof/>
          <w:spacing w:val="-4"/>
        </w:rPr>
        <w:t>1</w:t>
      </w:r>
      <w:r w:rsidR="003B377C" w:rsidRPr="00F56090">
        <w:rPr>
          <w:spacing w:val="-4"/>
        </w:rPr>
        <w:fldChar w:fldCharType="end"/>
      </w:r>
      <w:bookmarkEnd w:id="257"/>
      <w:r w:rsidRPr="00F56090">
        <w:rPr>
          <w:spacing w:val="-4"/>
        </w:rPr>
        <w:t>. SNR, ENOB, and Group Delay with Decimation</w:t>
      </w:r>
      <w:r w:rsidR="003406CE" w:rsidRPr="00F56090">
        <w:rPr>
          <w:spacing w:val="-4"/>
        </w:rPr>
        <w:t xml:space="preserve"> Rate</w:t>
      </w:r>
      <w:r w:rsidR="00A8666E" w:rsidRPr="00A8666E">
        <w:rPr>
          <w:spacing w:val="-4"/>
          <w:vertAlign w:val="superscript"/>
        </w:rPr>
        <w:t>1</w:t>
      </w:r>
    </w:p>
    <w:tbl>
      <w:tblPr>
        <w:tblStyle w:val="ad"/>
        <w:tblW w:w="5000" w:type="pct"/>
        <w:tblBorders>
          <w:top w:val="single" w:sz="4" w:space="0" w:color="auto"/>
          <w:bottom w:val="single" w:sz="4" w:space="0" w:color="auto"/>
          <w:insideV w:val="single" w:sz="4" w:space="0" w:color="auto"/>
        </w:tblBorders>
        <w:tblLook w:val="04A0"/>
      </w:tblPr>
      <w:tblGrid>
        <w:gridCol w:w="1543"/>
        <w:gridCol w:w="916"/>
        <w:gridCol w:w="1131"/>
        <w:gridCol w:w="1486"/>
      </w:tblGrid>
      <w:tr w:rsidR="0005311F" w:rsidRPr="00F56090" w:rsidTr="003406CE">
        <w:trPr>
          <w:cnfStyle w:val="100000000000"/>
          <w:trHeight w:val="170"/>
        </w:trPr>
        <w:tc>
          <w:tcPr>
            <w:cnfStyle w:val="001000000100"/>
            <w:tcW w:w="1519" w:type="pct"/>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05311F" w:rsidRPr="00F56090" w:rsidRDefault="0005311F" w:rsidP="00456E12">
            <w:pPr>
              <w:pStyle w:val="af"/>
              <w:rPr>
                <w:sz w:val="17"/>
                <w:szCs w:val="17"/>
              </w:rPr>
            </w:pPr>
            <w:r w:rsidRPr="00F56090">
              <w:rPr>
                <w:sz w:val="17"/>
                <w:szCs w:val="17"/>
              </w:rPr>
              <w:t>Decimation</w:t>
            </w:r>
            <w:r w:rsidR="003406CE" w:rsidRPr="00F56090">
              <w:rPr>
                <w:sz w:val="17"/>
                <w:szCs w:val="17"/>
              </w:rPr>
              <w:t xml:space="preserve"> Rate</w:t>
            </w:r>
          </w:p>
        </w:tc>
        <w:tc>
          <w:tcPr>
            <w:tcW w:w="902" w:type="pct"/>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05311F" w:rsidRPr="00F56090" w:rsidRDefault="0005311F" w:rsidP="00456E12">
            <w:pPr>
              <w:pStyle w:val="af"/>
              <w:cnfStyle w:val="100000000000"/>
              <w:rPr>
                <w:sz w:val="17"/>
                <w:szCs w:val="17"/>
              </w:rPr>
            </w:pPr>
            <w:r w:rsidRPr="00F56090">
              <w:rPr>
                <w:sz w:val="17"/>
                <w:szCs w:val="17"/>
              </w:rPr>
              <w:t>SNR (dB)</w:t>
            </w:r>
          </w:p>
        </w:tc>
        <w:tc>
          <w:tcPr>
            <w:tcW w:w="1114" w:type="pct"/>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05311F" w:rsidRPr="00F56090" w:rsidRDefault="0005311F" w:rsidP="00456E12">
            <w:pPr>
              <w:pStyle w:val="af"/>
              <w:cnfStyle w:val="100000000000"/>
              <w:rPr>
                <w:sz w:val="17"/>
                <w:szCs w:val="17"/>
              </w:rPr>
            </w:pPr>
            <w:r w:rsidRPr="00F56090">
              <w:rPr>
                <w:sz w:val="17"/>
                <w:szCs w:val="17"/>
              </w:rPr>
              <w:t>ENOB</w:t>
            </w:r>
            <w:r w:rsidR="003406CE" w:rsidRPr="00F56090">
              <w:rPr>
                <w:sz w:val="17"/>
                <w:szCs w:val="17"/>
              </w:rPr>
              <w:t xml:space="preserve"> (Bits)</w:t>
            </w:r>
          </w:p>
        </w:tc>
        <w:tc>
          <w:tcPr>
            <w:tcW w:w="1464" w:type="pct"/>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05311F" w:rsidRPr="00F56090" w:rsidRDefault="0005311F" w:rsidP="00456E12">
            <w:pPr>
              <w:pStyle w:val="af"/>
              <w:cnfStyle w:val="100000000000"/>
              <w:rPr>
                <w:spacing w:val="-4"/>
                <w:sz w:val="17"/>
                <w:szCs w:val="17"/>
              </w:rPr>
            </w:pPr>
            <w:r w:rsidRPr="00F56090">
              <w:rPr>
                <w:spacing w:val="-4"/>
                <w:sz w:val="17"/>
                <w:szCs w:val="17"/>
              </w:rPr>
              <w:t>Group Delay (</w:t>
            </w:r>
            <w:r w:rsidR="00456E12" w:rsidRPr="00F56090">
              <w:rPr>
                <w:spacing w:val="-4"/>
                <w:sz w:val="17"/>
                <w:szCs w:val="17"/>
              </w:rPr>
              <w:t>µ</w:t>
            </w:r>
            <w:r w:rsidRPr="00F56090">
              <w:rPr>
                <w:spacing w:val="-4"/>
                <w:sz w:val="17"/>
                <w:szCs w:val="17"/>
              </w:rPr>
              <w:t>s)</w:t>
            </w:r>
          </w:p>
        </w:tc>
      </w:tr>
      <w:tr w:rsidR="0005311F" w:rsidRPr="00F56090" w:rsidTr="003406CE">
        <w:trPr>
          <w:cnfStyle w:val="000000100000"/>
          <w:trHeight w:val="37"/>
        </w:trPr>
        <w:tc>
          <w:tcPr>
            <w:cnfStyle w:val="001000000000"/>
            <w:tcW w:w="1519" w:type="pct"/>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rPr>
                <w:sz w:val="17"/>
                <w:szCs w:val="17"/>
              </w:rPr>
            </w:pPr>
            <w:r w:rsidRPr="00F56090">
              <w:rPr>
                <w:sz w:val="17"/>
                <w:szCs w:val="17"/>
              </w:rPr>
              <w:t>85</w:t>
            </w:r>
          </w:p>
        </w:tc>
        <w:tc>
          <w:tcPr>
            <w:tcW w:w="902" w:type="pct"/>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100000"/>
              <w:rPr>
                <w:sz w:val="17"/>
                <w:szCs w:val="17"/>
              </w:rPr>
            </w:pPr>
            <w:r w:rsidRPr="00F56090">
              <w:rPr>
                <w:sz w:val="17"/>
                <w:szCs w:val="17"/>
              </w:rPr>
              <w:t>68</w:t>
            </w:r>
          </w:p>
        </w:tc>
        <w:tc>
          <w:tcPr>
            <w:tcW w:w="1114" w:type="pct"/>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100000"/>
              <w:rPr>
                <w:sz w:val="17"/>
                <w:szCs w:val="17"/>
              </w:rPr>
            </w:pPr>
            <w:r w:rsidRPr="00F56090">
              <w:rPr>
                <w:sz w:val="17"/>
                <w:szCs w:val="17"/>
              </w:rPr>
              <w:t>11</w:t>
            </w:r>
          </w:p>
        </w:tc>
        <w:tc>
          <w:tcPr>
            <w:tcW w:w="1464" w:type="pct"/>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100000"/>
              <w:rPr>
                <w:sz w:val="17"/>
                <w:szCs w:val="17"/>
              </w:rPr>
            </w:pPr>
            <w:r w:rsidRPr="00F56090">
              <w:rPr>
                <w:sz w:val="17"/>
                <w:szCs w:val="17"/>
              </w:rPr>
              <w:t>12.6</w:t>
            </w:r>
          </w:p>
        </w:tc>
      </w:tr>
      <w:tr w:rsidR="0005311F" w:rsidRPr="00F56090" w:rsidTr="003406CE">
        <w:trPr>
          <w:cnfStyle w:val="000000010000"/>
          <w:trHeight w:val="47"/>
        </w:trPr>
        <w:tc>
          <w:tcPr>
            <w:cnfStyle w:val="001000000000"/>
            <w:tcW w:w="1519"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rPr>
                <w:sz w:val="17"/>
                <w:szCs w:val="17"/>
              </w:rPr>
            </w:pPr>
            <w:r w:rsidRPr="00F56090">
              <w:rPr>
                <w:sz w:val="17"/>
                <w:szCs w:val="17"/>
              </w:rPr>
              <w:t>113</w:t>
            </w:r>
          </w:p>
        </w:tc>
        <w:tc>
          <w:tcPr>
            <w:tcW w:w="902"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010000"/>
              <w:rPr>
                <w:sz w:val="17"/>
                <w:szCs w:val="17"/>
              </w:rPr>
            </w:pPr>
            <w:r w:rsidRPr="00F56090">
              <w:rPr>
                <w:sz w:val="17"/>
                <w:szCs w:val="17"/>
              </w:rPr>
              <w:t>74</w:t>
            </w:r>
          </w:p>
        </w:tc>
        <w:tc>
          <w:tcPr>
            <w:tcW w:w="111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010000"/>
              <w:rPr>
                <w:sz w:val="17"/>
                <w:szCs w:val="17"/>
              </w:rPr>
            </w:pPr>
            <w:r w:rsidRPr="00F56090">
              <w:rPr>
                <w:sz w:val="17"/>
                <w:szCs w:val="17"/>
              </w:rPr>
              <w:t>12</w:t>
            </w:r>
          </w:p>
        </w:tc>
        <w:tc>
          <w:tcPr>
            <w:tcW w:w="146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010000"/>
              <w:rPr>
                <w:sz w:val="17"/>
                <w:szCs w:val="17"/>
              </w:rPr>
            </w:pPr>
            <w:r w:rsidRPr="00F56090">
              <w:rPr>
                <w:sz w:val="17"/>
                <w:szCs w:val="17"/>
              </w:rPr>
              <w:t>16.8</w:t>
            </w:r>
          </w:p>
        </w:tc>
      </w:tr>
      <w:tr w:rsidR="0005311F" w:rsidRPr="00F56090" w:rsidTr="003406CE">
        <w:trPr>
          <w:cnfStyle w:val="000000100000"/>
          <w:trHeight w:val="47"/>
        </w:trPr>
        <w:tc>
          <w:tcPr>
            <w:cnfStyle w:val="001000000000"/>
            <w:tcW w:w="1519"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rPr>
                <w:sz w:val="17"/>
                <w:szCs w:val="17"/>
              </w:rPr>
            </w:pPr>
            <w:r w:rsidRPr="00F56090">
              <w:rPr>
                <w:sz w:val="17"/>
                <w:szCs w:val="17"/>
              </w:rPr>
              <w:t>154</w:t>
            </w:r>
          </w:p>
        </w:tc>
        <w:tc>
          <w:tcPr>
            <w:tcW w:w="902"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100000"/>
              <w:rPr>
                <w:sz w:val="17"/>
                <w:szCs w:val="17"/>
              </w:rPr>
            </w:pPr>
            <w:r w:rsidRPr="00F56090">
              <w:rPr>
                <w:sz w:val="17"/>
                <w:szCs w:val="17"/>
              </w:rPr>
              <w:t>80</w:t>
            </w:r>
          </w:p>
        </w:tc>
        <w:tc>
          <w:tcPr>
            <w:tcW w:w="111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100000"/>
              <w:rPr>
                <w:sz w:val="17"/>
                <w:szCs w:val="17"/>
              </w:rPr>
            </w:pPr>
            <w:r w:rsidRPr="00F56090">
              <w:rPr>
                <w:sz w:val="17"/>
                <w:szCs w:val="17"/>
              </w:rPr>
              <w:t>13</w:t>
            </w:r>
          </w:p>
        </w:tc>
        <w:tc>
          <w:tcPr>
            <w:tcW w:w="146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100000"/>
              <w:rPr>
                <w:sz w:val="17"/>
                <w:szCs w:val="17"/>
              </w:rPr>
            </w:pPr>
            <w:r w:rsidRPr="00F56090">
              <w:rPr>
                <w:sz w:val="17"/>
                <w:szCs w:val="17"/>
              </w:rPr>
              <w:t>23.0</w:t>
            </w:r>
          </w:p>
        </w:tc>
      </w:tr>
      <w:tr w:rsidR="0005311F" w:rsidRPr="00F56090" w:rsidTr="003406CE">
        <w:trPr>
          <w:cnfStyle w:val="000000010000"/>
          <w:trHeight w:val="47"/>
        </w:trPr>
        <w:tc>
          <w:tcPr>
            <w:cnfStyle w:val="001000000000"/>
            <w:tcW w:w="1519"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rPr>
                <w:sz w:val="17"/>
                <w:szCs w:val="17"/>
              </w:rPr>
            </w:pPr>
            <w:r w:rsidRPr="00F56090">
              <w:rPr>
                <w:sz w:val="17"/>
                <w:szCs w:val="17"/>
              </w:rPr>
              <w:t>210</w:t>
            </w:r>
          </w:p>
        </w:tc>
        <w:tc>
          <w:tcPr>
            <w:tcW w:w="902"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010000"/>
              <w:rPr>
                <w:sz w:val="17"/>
                <w:szCs w:val="17"/>
              </w:rPr>
            </w:pPr>
            <w:r w:rsidRPr="00F56090">
              <w:rPr>
                <w:sz w:val="17"/>
                <w:szCs w:val="17"/>
              </w:rPr>
              <w:t>86</w:t>
            </w:r>
          </w:p>
        </w:tc>
        <w:tc>
          <w:tcPr>
            <w:tcW w:w="111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010000"/>
              <w:rPr>
                <w:sz w:val="17"/>
                <w:szCs w:val="17"/>
              </w:rPr>
            </w:pPr>
            <w:r w:rsidRPr="00F56090">
              <w:rPr>
                <w:sz w:val="17"/>
                <w:szCs w:val="17"/>
              </w:rPr>
              <w:t>14</w:t>
            </w:r>
          </w:p>
        </w:tc>
        <w:tc>
          <w:tcPr>
            <w:tcW w:w="146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rsidR="0005311F" w:rsidRPr="00F56090" w:rsidRDefault="0005311F" w:rsidP="00456E12">
            <w:pPr>
              <w:pStyle w:val="af"/>
              <w:cnfStyle w:val="000000010000"/>
              <w:rPr>
                <w:sz w:val="17"/>
                <w:szCs w:val="17"/>
              </w:rPr>
            </w:pPr>
            <w:r w:rsidRPr="00F56090">
              <w:rPr>
                <w:sz w:val="17"/>
                <w:szCs w:val="17"/>
              </w:rPr>
              <w:t>31.4</w:t>
            </w:r>
          </w:p>
        </w:tc>
      </w:tr>
    </w:tbl>
    <w:p w:rsidR="00293AC1" w:rsidRPr="00F56090" w:rsidRDefault="00A8666E" w:rsidP="00A8666E">
      <w:pPr>
        <w:pStyle w:val="a8"/>
        <w:spacing w:before="40"/>
      </w:pPr>
      <w:r w:rsidRPr="00A8666E">
        <w:rPr>
          <w:vertAlign w:val="superscript"/>
        </w:rPr>
        <w:t>1</w:t>
      </w:r>
      <w:r>
        <w:t>The test condition is</w:t>
      </w:r>
      <w:r w:rsidR="001E3A98">
        <w:t xml:space="preserve"> a</w:t>
      </w:r>
      <w:r>
        <w:t xml:space="preserve"> ±200 mV sinewave at 1.22 kHz.</w:t>
      </w:r>
    </w:p>
    <w:p w:rsidR="009C03EB" w:rsidRDefault="009C03EB" w:rsidP="00224ADB">
      <w:pPr>
        <w:rPr>
          <w:ins w:id="258" w:author="作者"/>
          <w:highlight w:val="yellow"/>
        </w:rPr>
      </w:pPr>
    </w:p>
    <w:p w:rsidR="0046097D" w:rsidRDefault="003B377C">
      <w:pPr>
        <w:pStyle w:val="21"/>
        <w:rPr>
          <w:ins w:id="259" w:author="作者"/>
        </w:rPr>
        <w:pPrChange w:id="260" w:author="作者">
          <w:pPr/>
        </w:pPrChange>
      </w:pPr>
      <w:moveFromRangeStart w:id="261" w:author="作者" w:name="move391301648"/>
      <w:moveFrom w:id="262" w:author="作者">
        <w:r w:rsidRPr="003B377C">
          <w:rPr>
            <w:rPrChange w:id="263" w:author="作者">
              <w:rPr>
                <w:highlight w:val="yellow"/>
              </w:rPr>
            </w:rPrChange>
          </w:rPr>
          <w:t xml:space="preserve">It is not possible to match the SINC filter decimation rate </w:t>
        </w:r>
      </w:moveFrom>
      <w:bookmarkStart w:id="264" w:name="_Toc392507731"/>
      <w:moveFromRangeEnd w:id="261"/>
      <w:ins w:id="265" w:author="作者">
        <w:r w:rsidRPr="003B377C">
          <w:rPr>
            <w:rPrChange w:id="266" w:author="作者">
              <w:rPr>
                <w:highlight w:val="yellow"/>
              </w:rPr>
            </w:rPrChange>
          </w:rPr>
          <w:t>Aligning sinc impulse response to PWM</w:t>
        </w:r>
        <w:bookmarkEnd w:id="264"/>
      </w:ins>
    </w:p>
    <w:p w:rsidR="00434653" w:rsidRDefault="00434653">
      <w:pPr>
        <w:rPr>
          <w:ins w:id="267" w:author="作者"/>
        </w:rPr>
      </w:pPr>
      <w:ins w:id="268" w:author="作者">
        <w:r>
          <w:t xml:space="preserve">With the selection of decimation rate and modulator clock the filters characteristics have been set. Equally important is to match the filter characteristic to the application. </w:t>
        </w:r>
        <w:del w:id="269" w:author="作者">
          <w:r w:rsidDel="00764BC5">
            <w:delText>The</w:delText>
          </w:r>
        </w:del>
        <w:r w:rsidR="00764BC5">
          <w:t>A</w:t>
        </w:r>
        <w:r>
          <w:t xml:space="preserve"> SINC filter has memory </w:t>
        </w:r>
        <w:r w:rsidR="00764BC5">
          <w:t xml:space="preserve">(states) </w:t>
        </w:r>
        <w:r>
          <w:t>and the current output depends on not only current input but also previous inputs</w:t>
        </w:r>
        <w:r w:rsidR="00764BC5">
          <w:t xml:space="preserve"> and outputs</w:t>
        </w:r>
        <w:r>
          <w:t xml:space="preserve">. </w:t>
        </w:r>
        <w:r w:rsidR="00526510">
          <w:t xml:space="preserve"> To examine the effect of the SINC filter the impulse response is useful.</w:t>
        </w:r>
      </w:ins>
    </w:p>
    <w:p w:rsidR="00526510" w:rsidRDefault="00526510">
      <w:pPr>
        <w:rPr>
          <w:ins w:id="270" w:author="作者"/>
        </w:rPr>
      </w:pPr>
      <w:ins w:id="271" w:author="作者">
        <w:r>
          <w:t>A system</w:t>
        </w:r>
        <w:r w:rsidR="00764BC5">
          <w:t>’</w:t>
        </w:r>
        <w:r>
          <w:t>s impulse response is defined as the output sequence when the system is stimulated by a unit pulse. If the system is linear and time-invariant the output/response to any input sequence can be determined th</w:t>
        </w:r>
        <w:r w:rsidR="00764BC5">
          <w:t>r</w:t>
        </w:r>
        <w:r>
          <w:t>ough convolution of the input and the impulse response as shown below:</w:t>
        </w:r>
      </w:ins>
    </w:p>
    <w:p w:rsidR="00526510" w:rsidRPr="00C946FA" w:rsidRDefault="00526510">
      <w:pPr>
        <w:rPr>
          <w:ins w:id="272" w:author="作者"/>
          <w:b/>
          <w:bCs/>
          <w:iCs/>
        </w:rPr>
      </w:pPr>
      <m:oMathPara>
        <m:oMath>
          <w:ins w:id="273" w:author="作者">
            <m:r>
              <m:rPr>
                <m:sty m:val="bi"/>
              </m:rPr>
              <w:rPr>
                <w:rFonts w:ascii="Cambria Math" w:hAnsi="Cambria Math"/>
              </w:rPr>
              <m:t>y</m:t>
            </m:r>
          </w:ins>
          <m:d>
            <m:dPr>
              <m:begChr m:val="["/>
              <m:endChr m:val="]"/>
              <m:ctrlPr>
                <w:ins w:id="274" w:author="作者">
                  <w:rPr>
                    <w:rFonts w:ascii="Cambria Math" w:hAnsi="Cambria Math"/>
                    <w:b/>
                    <w:bCs/>
                    <w:i/>
                    <w:iCs/>
                  </w:rPr>
                </w:ins>
              </m:ctrlPr>
            </m:dPr>
            <m:e>
              <w:ins w:id="275" w:author="作者">
                <m:r>
                  <m:rPr>
                    <m:sty m:val="bi"/>
                  </m:rPr>
                  <w:rPr>
                    <w:rFonts w:ascii="Cambria Math" w:hAnsi="Cambria Math"/>
                  </w:rPr>
                  <m:t>n</m:t>
                </m:r>
              </w:ins>
            </m:e>
          </m:d>
          <w:ins w:id="276" w:author="作者">
            <m:r>
              <m:rPr>
                <m:sty m:val="bi"/>
              </m:rPr>
              <w:rPr>
                <w:rFonts w:ascii="Cambria Math" w:hAnsi="Cambria Math"/>
              </w:rPr>
              <m:t>=</m:t>
            </m:r>
          </w:ins>
          <m:nary>
            <m:naryPr>
              <m:chr m:val="∑"/>
              <m:ctrlPr>
                <w:ins w:id="277" w:author="作者">
                  <w:rPr>
                    <w:rFonts w:ascii="Cambria Math" w:hAnsi="Cambria Math"/>
                    <w:b/>
                    <w:bCs/>
                    <w:i/>
                    <w:iCs/>
                  </w:rPr>
                </w:ins>
              </m:ctrlPr>
            </m:naryPr>
            <m:sub>
              <w:ins w:id="278" w:author="作者">
                <m:r>
                  <m:rPr>
                    <m:sty m:val="bi"/>
                  </m:rPr>
                  <w:rPr>
                    <w:rFonts w:ascii="Cambria Math" w:hAnsi="Cambria Math"/>
                  </w:rPr>
                  <m:t>k=-∞</m:t>
                </m:r>
              </w:ins>
            </m:sub>
            <m:sup>
              <w:ins w:id="279" w:author="作者">
                <m:r>
                  <m:rPr>
                    <m:sty m:val="bi"/>
                  </m:rPr>
                  <w:rPr>
                    <w:rFonts w:ascii="Cambria Math" w:hAnsi="Cambria Math"/>
                  </w:rPr>
                  <m:t>∞</m:t>
                </m:r>
              </w:ins>
            </m:sup>
            <m:e>
              <w:ins w:id="280" w:author="作者">
                <m:r>
                  <m:rPr>
                    <m:sty m:val="bi"/>
                  </m:rPr>
                  <w:rPr>
                    <w:rFonts w:ascii="Cambria Math" w:hAnsi="Cambria Math"/>
                  </w:rPr>
                  <m:t>x</m:t>
                </m:r>
              </w:ins>
              <m:d>
                <m:dPr>
                  <m:begChr m:val="["/>
                  <m:endChr m:val="]"/>
                  <m:ctrlPr>
                    <w:ins w:id="281" w:author="作者">
                      <w:rPr>
                        <w:rFonts w:ascii="Cambria Math" w:hAnsi="Cambria Math"/>
                        <w:b/>
                        <w:bCs/>
                        <w:i/>
                        <w:iCs/>
                      </w:rPr>
                    </w:ins>
                  </m:ctrlPr>
                </m:dPr>
                <m:e>
                  <w:ins w:id="282" w:author="作者">
                    <m:r>
                      <m:rPr>
                        <m:sty m:val="bi"/>
                      </m:rPr>
                      <w:rPr>
                        <w:rFonts w:ascii="Cambria Math" w:hAnsi="Cambria Math"/>
                      </w:rPr>
                      <m:t>k</m:t>
                    </m:r>
                  </w:ins>
                </m:e>
              </m:d>
              <w:ins w:id="283" w:author="作者">
                <m:r>
                  <m:rPr>
                    <m:sty m:val="bi"/>
                  </m:rPr>
                  <w:rPr>
                    <w:rFonts w:ascii="Cambria Math" w:hAnsi="Cambria Math"/>
                  </w:rPr>
                  <m:t>∙h</m:t>
                </m:r>
              </w:ins>
              <m:d>
                <m:dPr>
                  <m:begChr m:val="["/>
                  <m:endChr m:val="]"/>
                  <m:ctrlPr>
                    <w:ins w:id="284" w:author="作者">
                      <w:rPr>
                        <w:rFonts w:ascii="Cambria Math" w:hAnsi="Cambria Math"/>
                        <w:b/>
                        <w:bCs/>
                        <w:i/>
                        <w:iCs/>
                      </w:rPr>
                    </w:ins>
                  </m:ctrlPr>
                </m:dPr>
                <m:e>
                  <w:ins w:id="285" w:author="作者">
                    <m:r>
                      <m:rPr>
                        <m:sty m:val="bi"/>
                      </m:rPr>
                      <w:rPr>
                        <w:rFonts w:ascii="Cambria Math" w:hAnsi="Cambria Math"/>
                      </w:rPr>
                      <m:t>n-k</m:t>
                    </m:r>
                  </w:ins>
                </m:e>
              </m:d>
            </m:e>
          </m:nary>
        </m:oMath>
      </m:oMathPara>
    </w:p>
    <w:p w:rsidR="00526510" w:rsidRPr="00C946FA" w:rsidRDefault="003B377C">
      <w:pPr>
        <w:rPr>
          <w:ins w:id="286" w:author="作者"/>
        </w:rPr>
      </w:pPr>
      <w:ins w:id="287" w:author="作者">
        <w:r w:rsidRPr="003B377C">
          <w:rPr>
            <w:i/>
            <w:rPrChange w:id="288" w:author="作者">
              <w:rPr>
                <w:iCs/>
              </w:rPr>
            </w:rPrChange>
          </w:rPr>
          <w:t>y</w:t>
        </w:r>
        <w:r w:rsidRPr="003B377C">
          <w:rPr>
            <w:iCs/>
            <w:rPrChange w:id="289" w:author="作者">
              <w:rPr>
                <w:b/>
                <w:bCs/>
                <w:iCs/>
              </w:rPr>
            </w:rPrChange>
          </w:rPr>
          <w:t xml:space="preserve"> is the</w:t>
        </w:r>
        <w:r w:rsidR="00526510">
          <w:rPr>
            <w:iCs/>
          </w:rPr>
          <w:t xml:space="preserve"> output sequence, </w:t>
        </w:r>
        <w:r w:rsidRPr="003B377C">
          <w:rPr>
            <w:i/>
            <w:rPrChange w:id="290" w:author="作者">
              <w:rPr>
                <w:iCs/>
              </w:rPr>
            </w:rPrChange>
          </w:rPr>
          <w:t>x</w:t>
        </w:r>
        <w:r w:rsidR="00526510">
          <w:rPr>
            <w:iCs/>
          </w:rPr>
          <w:t xml:space="preserve"> is the input sequence and </w:t>
        </w:r>
        <w:r w:rsidRPr="003B377C">
          <w:rPr>
            <w:i/>
            <w:rPrChange w:id="291" w:author="作者">
              <w:rPr>
                <w:iCs/>
              </w:rPr>
            </w:rPrChange>
          </w:rPr>
          <w:t>h</w:t>
        </w:r>
        <w:r w:rsidR="00526510">
          <w:rPr>
            <w:iCs/>
          </w:rPr>
          <w:t xml:space="preserve"> is the systems impulse response.</w:t>
        </w:r>
        <w:r w:rsidRPr="003B377C">
          <w:rPr>
            <w:iCs/>
            <w:rPrChange w:id="292" w:author="作者">
              <w:rPr>
                <w:b/>
                <w:bCs/>
                <w:iCs/>
              </w:rPr>
            </w:rPrChange>
          </w:rPr>
          <w:t xml:space="preserve"> </w:t>
        </w:r>
        <w:r w:rsidR="00701864">
          <w:rPr>
            <w:iCs/>
          </w:rPr>
          <w:t xml:space="preserve">The interesting part here is the impulse response </w:t>
        </w:r>
        <w:r w:rsidRPr="003B377C">
          <w:rPr>
            <w:i/>
            <w:rPrChange w:id="293" w:author="作者">
              <w:rPr>
                <w:iCs/>
              </w:rPr>
            </w:rPrChange>
          </w:rPr>
          <w:t>h</w:t>
        </w:r>
        <w:r w:rsidR="00701864">
          <w:rPr>
            <w:iCs/>
          </w:rPr>
          <w:t>, because when know</w:t>
        </w:r>
        <w:r w:rsidR="00764BC5">
          <w:rPr>
            <w:iCs/>
          </w:rPr>
          <w:t>,</w:t>
        </w:r>
        <w:r w:rsidR="00701864">
          <w:rPr>
            <w:iCs/>
          </w:rPr>
          <w:t xml:space="preserve"> it can be used to determine the response to any input. For a 3</w:t>
        </w:r>
        <w:r w:rsidRPr="003B377C">
          <w:rPr>
            <w:iCs/>
            <w:vertAlign w:val="superscript"/>
            <w:rPrChange w:id="294" w:author="作者">
              <w:rPr>
                <w:iCs/>
              </w:rPr>
            </w:rPrChange>
          </w:rPr>
          <w:t>rd</w:t>
        </w:r>
        <w:r w:rsidR="00701864">
          <w:rPr>
            <w:iCs/>
          </w:rPr>
          <w:t xml:space="preserve"> order SINC filter with a decimation rate of 16 the impulse response is shown in </w:t>
        </w:r>
        <w:r>
          <w:rPr>
            <w:iCs/>
          </w:rPr>
          <w:fldChar w:fldCharType="begin"/>
        </w:r>
        <w:r w:rsidR="00701864">
          <w:rPr>
            <w:iCs/>
          </w:rPr>
          <w:instrText xml:space="preserve"> REF _Ref391977562 \h </w:instrText>
        </w:r>
      </w:ins>
      <w:r>
        <w:rPr>
          <w:iCs/>
        </w:rPr>
      </w:r>
      <w:r>
        <w:rPr>
          <w:iCs/>
        </w:rPr>
        <w:fldChar w:fldCharType="separate"/>
      </w:r>
      <w:ins w:id="295" w:author="作者">
        <w:r w:rsidR="00701864">
          <w:t xml:space="preserve">Figure </w:t>
        </w:r>
        <w:r w:rsidR="00701864">
          <w:rPr>
            <w:noProof/>
          </w:rPr>
          <w:t>7</w:t>
        </w:r>
        <w:r>
          <w:rPr>
            <w:iCs/>
          </w:rPr>
          <w:fldChar w:fldCharType="end"/>
        </w:r>
        <w:r w:rsidR="00701864">
          <w:rPr>
            <w:iCs/>
          </w:rPr>
          <w:t>.</w:t>
        </w:r>
      </w:ins>
    </w:p>
    <w:p w:rsidR="0046097D" w:rsidRDefault="0046097D">
      <w:pPr>
        <w:keepNext/>
        <w:rPr>
          <w:ins w:id="296" w:author="作者"/>
        </w:rPr>
        <w:pPrChange w:id="297" w:author="作者">
          <w:pPr/>
        </w:pPrChange>
      </w:pPr>
      <w:ins w:id="298" w:author="作者">
        <w:r>
          <w:rPr>
            <w:noProof/>
            <w:lang w:eastAsia="zh-CN"/>
          </w:rPr>
          <w:lastRenderedPageBreak/>
          <w:drawing>
            <wp:inline distT="0" distB="0" distL="0" distR="0">
              <wp:extent cx="3086100" cy="19583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1958383"/>
                      </a:xfrm>
                      <a:prstGeom prst="rect">
                        <a:avLst/>
                      </a:prstGeom>
                      <a:noFill/>
                      <a:ln>
                        <a:noFill/>
                      </a:ln>
                    </pic:spPr>
                  </pic:pic>
                </a:graphicData>
              </a:graphic>
            </wp:inline>
          </w:drawing>
        </w:r>
      </w:ins>
    </w:p>
    <w:p w:rsidR="0046097D" w:rsidRDefault="009C03EB">
      <w:pPr>
        <w:pStyle w:val="a5"/>
        <w:rPr>
          <w:ins w:id="299" w:author="作者"/>
        </w:rPr>
        <w:pPrChange w:id="300" w:author="作者">
          <w:pPr/>
        </w:pPrChange>
      </w:pPr>
      <w:bookmarkStart w:id="301" w:name="_Ref391977562"/>
      <w:ins w:id="302" w:author="作者">
        <w:r>
          <w:t xml:space="preserve">Figure </w:t>
        </w:r>
        <w:r w:rsidR="003B377C">
          <w:fldChar w:fldCharType="begin"/>
        </w:r>
        <w:r>
          <w:instrText xml:space="preserve"> SEQ Figure \* ARABIC </w:instrText>
        </w:r>
      </w:ins>
      <w:r w:rsidR="003B377C">
        <w:fldChar w:fldCharType="separate"/>
      </w:r>
      <w:ins w:id="303" w:author="作者">
        <w:r w:rsidR="00461D6B">
          <w:rPr>
            <w:noProof/>
          </w:rPr>
          <w:t>7</w:t>
        </w:r>
        <w:r w:rsidR="003B377C">
          <w:fldChar w:fldCharType="end"/>
        </w:r>
        <w:bookmarkEnd w:id="301"/>
        <w:r>
          <w:t xml:space="preserve"> Impulse response of 3</w:t>
        </w:r>
        <w:r w:rsidR="003B377C" w:rsidRPr="003B377C">
          <w:rPr>
            <w:vertAlign w:val="superscript"/>
            <w:rPrChange w:id="304" w:author="作者">
              <w:rPr/>
            </w:rPrChange>
          </w:rPr>
          <w:t>rd</w:t>
        </w:r>
        <w:r>
          <w:t xml:space="preserve"> order SINC filter with decimation rate of 16</w:t>
        </w:r>
      </w:ins>
    </w:p>
    <w:p w:rsidR="00B57DB4" w:rsidRDefault="007C1709">
      <w:pPr>
        <w:rPr>
          <w:ins w:id="305" w:author="作者"/>
        </w:rPr>
      </w:pPr>
      <w:bookmarkStart w:id="306" w:name="OLE_LINK3"/>
      <w:bookmarkStart w:id="307" w:name="OLE_LINK4"/>
      <w:ins w:id="308" w:author="作者">
        <w:r>
          <w:t>A 3</w:t>
        </w:r>
        <w:r w:rsidR="003B377C" w:rsidRPr="003B377C">
          <w:rPr>
            <w:vertAlign w:val="superscript"/>
            <w:rPrChange w:id="309" w:author="作者">
              <w:rPr/>
            </w:rPrChange>
          </w:rPr>
          <w:t>rd</w:t>
        </w:r>
        <w:r>
          <w:t xml:space="preserve"> order SINC filter has a </w:t>
        </w:r>
        <w:del w:id="310" w:author="作者">
          <w:r w:rsidR="00B76BA6" w:rsidDel="007C1709">
            <w:delText>H</w:delText>
          </w:r>
        </w:del>
        <w:r>
          <w:t>h</w:t>
        </w:r>
        <w:r w:rsidR="00B76BA6">
          <w:t>yperbolic impulse response</w:t>
        </w:r>
        <w:bookmarkEnd w:id="306"/>
        <w:bookmarkEnd w:id="307"/>
        <w:r w:rsidR="00B76BA6">
          <w:t xml:space="preserve">. </w:t>
        </w:r>
        <w:r>
          <w:t xml:space="preserve">As can be seen it is a </w:t>
        </w:r>
        <w:del w:id="311" w:author="作者">
          <w:r w:rsidR="00B76BA6" w:rsidDel="007C1709">
            <w:delText xml:space="preserve">Not a moving average but a </w:delText>
          </w:r>
        </w:del>
        <w:r w:rsidR="00B76BA6">
          <w:t xml:space="preserve">weighted </w:t>
        </w:r>
        <w:del w:id="312" w:author="作者">
          <w:r w:rsidR="00B76BA6" w:rsidDel="007C1709">
            <w:delText>sum</w:delText>
          </w:r>
        </w:del>
        <w:r>
          <w:t>sum, which gives most weight to samples at the center and less weight to samples at the beginning/end.</w:t>
        </w:r>
        <w:r w:rsidR="00C949CD">
          <w:t xml:space="preserve"> This must be taken into account when measuring motor currents.</w:t>
        </w:r>
      </w:ins>
    </w:p>
    <w:p w:rsidR="008C6E1F" w:rsidRDefault="00C949CD">
      <w:pPr>
        <w:rPr>
          <w:ins w:id="313" w:author="作者"/>
        </w:rPr>
      </w:pPr>
      <w:ins w:id="314" w:author="作者">
        <w:r>
          <w:t>The current through a m</w:t>
        </w:r>
        <w:r w:rsidR="00B57DB4">
          <w:t>otor</w:t>
        </w:r>
        <w:r>
          <w:t xml:space="preserve"> driven by a switching inverter can be split into two components: an average component and a switching component.</w:t>
        </w:r>
        <w:r w:rsidR="00F75B51">
          <w:t xml:space="preserve"> For control purposes </w:t>
        </w:r>
        <w:r w:rsidR="008C6E1F">
          <w:t xml:space="preserve">the switching component is unwanted and needs to be eliminated so only the average component </w:t>
        </w:r>
        <w:del w:id="315" w:author="作者">
          <w:r w:rsidR="008C6E1F" w:rsidDel="00764BC5">
            <w:delText>is left</w:delText>
          </w:r>
        </w:del>
        <w:r w:rsidR="00764BC5">
          <w:t>remains</w:t>
        </w:r>
        <w:r w:rsidR="008C6E1F">
          <w:t>.</w:t>
        </w:r>
      </w:ins>
    </w:p>
    <w:p w:rsidR="00154B97" w:rsidRDefault="00154B97">
      <w:pPr>
        <w:rPr>
          <w:ins w:id="316" w:author="作者"/>
        </w:rPr>
      </w:pPr>
      <w:ins w:id="317" w:author="作者">
        <w:r>
          <w:t xml:space="preserve">As shown on </w:t>
        </w:r>
        <w:r w:rsidR="003B377C">
          <w:fldChar w:fldCharType="begin"/>
        </w:r>
        <w:r>
          <w:instrText xml:space="preserve"> REF _Ref391988200 \h </w:instrText>
        </w:r>
      </w:ins>
      <w:r w:rsidR="003B377C">
        <w:fldChar w:fldCharType="separate"/>
      </w:r>
      <w:ins w:id="318" w:author="作者">
        <w:r>
          <w:t xml:space="preserve">Figure </w:t>
        </w:r>
        <w:r>
          <w:rPr>
            <w:noProof/>
          </w:rPr>
          <w:t>8</w:t>
        </w:r>
        <w:r w:rsidR="003B377C">
          <w:fldChar w:fldCharType="end"/>
        </w:r>
        <w:r>
          <w:t xml:space="preserve"> the there are two instances during a switching period where the average phase current can be measured. Those instances are at the beginning- and center of a switching period. Both instances are indicated by a PWM_SYNC pulse.</w:t>
        </w:r>
        <w:r w:rsidR="00736DD0">
          <w:t xml:space="preserve"> Failing to measure at the instant of average phase current would result in noise due to aliasing. </w:t>
        </w:r>
      </w:ins>
    </w:p>
    <w:p w:rsidR="0046097D" w:rsidRDefault="00B76BA6">
      <w:pPr>
        <w:pStyle w:val="a5"/>
        <w:rPr>
          <w:ins w:id="319" w:author="作者"/>
          <w:del w:id="320" w:author="作者"/>
          <w:rPrChange w:id="321" w:author="作者">
            <w:rPr>
              <w:ins w:id="322" w:author="作者"/>
              <w:del w:id="323" w:author="作者"/>
              <w:highlight w:val="yellow"/>
            </w:rPr>
          </w:rPrChange>
        </w:rPr>
        <w:pPrChange w:id="324" w:author="Sorensen, Jens" w:date="2014-07-01T11:32:00Z">
          <w:pPr/>
        </w:pPrChange>
      </w:pPr>
      <w:ins w:id="325" w:author="作者">
        <w:del w:id="326" w:author="作者">
          <w:r w:rsidDel="007C1709">
            <w:delText xml:space="preserve">. </w:delText>
          </w:r>
        </w:del>
      </w:ins>
    </w:p>
    <w:p w:rsidR="009C03EB" w:rsidRPr="009C03EB" w:rsidDel="00B76BA6" w:rsidRDefault="009C03EB">
      <w:pPr>
        <w:rPr>
          <w:ins w:id="327" w:author="作者"/>
          <w:del w:id="328" w:author="作者"/>
          <w:rPrChange w:id="329" w:author="作者">
            <w:rPr>
              <w:ins w:id="330" w:author="作者"/>
              <w:del w:id="331" w:author="作者"/>
              <w:highlight w:val="yellow"/>
            </w:rPr>
          </w:rPrChange>
        </w:rPr>
      </w:pPr>
    </w:p>
    <w:p w:rsidR="009C03EB" w:rsidDel="00D1584B" w:rsidRDefault="009C03EB">
      <w:pPr>
        <w:rPr>
          <w:ins w:id="332" w:author="作者"/>
          <w:del w:id="333" w:author="作者"/>
        </w:rPr>
      </w:pPr>
    </w:p>
    <w:p w:rsidR="00B76BA6" w:rsidDel="00B57DB4" w:rsidRDefault="00B76BA6">
      <w:pPr>
        <w:rPr>
          <w:ins w:id="334" w:author="作者"/>
        </w:rPr>
      </w:pPr>
      <w:moveFromRangeStart w:id="335" w:author="作者" w:name="move391981780"/>
      <w:moveFrom w:id="336" w:author="作者">
        <w:ins w:id="337" w:author="作者">
          <w:r w:rsidDel="00B57DB4">
            <w:t>Center for IR must be aligned to the instant the motor phase current is at its average value.</w:t>
          </w:r>
        </w:ins>
      </w:moveFrom>
    </w:p>
    <w:moveFromRangeEnd w:id="335"/>
    <w:p w:rsidR="0046097D" w:rsidRDefault="0046097D">
      <w:pPr>
        <w:keepNext/>
        <w:rPr>
          <w:ins w:id="338" w:author="作者"/>
        </w:rPr>
        <w:pPrChange w:id="339" w:author="作者">
          <w:pPr/>
        </w:pPrChange>
      </w:pPr>
      <w:ins w:id="340" w:author="作者">
        <w:r>
          <w:rPr>
            <w:noProof/>
            <w:lang w:eastAsia="zh-CN"/>
          </w:rPr>
          <w:drawing>
            <wp:inline distT="0" distB="0" distL="0" distR="0">
              <wp:extent cx="3086100" cy="1678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ular sampling with SINC1.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1678940"/>
                      </a:xfrm>
                      <a:prstGeom prst="rect">
                        <a:avLst/>
                      </a:prstGeom>
                    </pic:spPr>
                  </pic:pic>
                </a:graphicData>
              </a:graphic>
            </wp:inline>
          </w:drawing>
        </w:r>
      </w:ins>
    </w:p>
    <w:p w:rsidR="0046097D" w:rsidRDefault="00461D6B">
      <w:pPr>
        <w:pStyle w:val="a5"/>
        <w:rPr>
          <w:ins w:id="341" w:author="作者"/>
        </w:rPr>
        <w:pPrChange w:id="342" w:author="作者">
          <w:pPr/>
        </w:pPrChange>
      </w:pPr>
      <w:bookmarkStart w:id="343" w:name="_Ref391988200"/>
      <w:ins w:id="344" w:author="作者">
        <w:r>
          <w:t xml:space="preserve">Figure </w:t>
        </w:r>
        <w:r w:rsidR="003B377C">
          <w:fldChar w:fldCharType="begin"/>
        </w:r>
        <w:r>
          <w:instrText xml:space="preserve"> SEQ Figure \* ARABIC </w:instrText>
        </w:r>
      </w:ins>
      <w:r w:rsidR="003B377C">
        <w:fldChar w:fldCharType="separate"/>
      </w:r>
      <w:ins w:id="345" w:author="作者">
        <w:r>
          <w:rPr>
            <w:noProof/>
          </w:rPr>
          <w:t>8</w:t>
        </w:r>
        <w:r w:rsidR="003B377C">
          <w:fldChar w:fldCharType="end"/>
        </w:r>
        <w:bookmarkEnd w:id="343"/>
        <w:r w:rsidR="00C35629">
          <w:t xml:space="preserve"> Motor phase currents and relationship to inverter PWM.</w:t>
        </w:r>
      </w:ins>
    </w:p>
    <w:p w:rsidR="00C35629" w:rsidRDefault="00736DD0">
      <w:pPr>
        <w:rPr>
          <w:ins w:id="346" w:author="作者"/>
        </w:rPr>
      </w:pPr>
      <w:ins w:id="347" w:author="作者">
        <w:r>
          <w:t>With a sample-hold-based converter it is straight forward to</w:t>
        </w:r>
        <w:r w:rsidR="00C35629">
          <w:t xml:space="preserve"> measure the currents at the instant they are at their average value</w:t>
        </w:r>
        <w:r w:rsidR="00764BC5">
          <w:t xml:space="preserve"> by letting the PWM_SYNC signal trigger the sample-hold-circuit</w:t>
        </w:r>
        <w:r>
          <w:t xml:space="preserve">. </w:t>
        </w:r>
        <w:r w:rsidR="00764BC5">
          <w:t xml:space="preserve">However, </w:t>
        </w:r>
        <w:del w:id="348" w:author="作者">
          <w:r w:rsidR="00C35629" w:rsidDel="00764BC5">
            <w:delText>D</w:delText>
          </w:r>
        </w:del>
        <w:r w:rsidR="00764BC5">
          <w:t>d</w:t>
        </w:r>
        <w:r w:rsidR="00C35629">
          <w:t>ue to the duration of the SINC filter’s impulse response the task of suppressing the switching component requires a different approach</w:t>
        </w:r>
        <w:r w:rsidR="00764BC5">
          <w:t xml:space="preserve"> when using sigma-delta converters</w:t>
        </w:r>
        <w:r w:rsidR="00C35629">
          <w:t>.</w:t>
        </w:r>
      </w:ins>
    </w:p>
    <w:p w:rsidR="00FB2307" w:rsidRDefault="00A41E4D">
      <w:pPr>
        <w:rPr>
          <w:ins w:id="349" w:author="作者"/>
        </w:rPr>
      </w:pPr>
      <w:ins w:id="350" w:author="作者">
        <w:del w:id="351" w:author="作者">
          <w:r w:rsidDel="00281B35">
            <w:delText>Fortunatly</w:delText>
          </w:r>
        </w:del>
        <w:r w:rsidR="00281B35">
          <w:t>Fortunately,</w:t>
        </w:r>
        <w:r>
          <w:t xml:space="preserve"> the impulse response is symmetrical around the center pin meaning the SINC filter gives equal weight to samples before and after the center pin, see </w:t>
        </w:r>
        <w:r w:rsidR="003B377C">
          <w:fldChar w:fldCharType="begin"/>
        </w:r>
        <w:r>
          <w:instrText xml:space="preserve"> REF _Ref391977562 \h </w:instrText>
        </w:r>
      </w:ins>
      <w:r w:rsidR="003B377C">
        <w:fldChar w:fldCharType="separate"/>
      </w:r>
      <w:ins w:id="352" w:author="作者">
        <w:r>
          <w:t xml:space="preserve">Figure </w:t>
        </w:r>
        <w:r>
          <w:rPr>
            <w:noProof/>
          </w:rPr>
          <w:t>7</w:t>
        </w:r>
        <w:r w:rsidR="003B377C">
          <w:fldChar w:fldCharType="end"/>
        </w:r>
        <w:del w:id="353" w:author="作者">
          <w:r w:rsidDel="00281B35">
            <w:delText>.</w:delText>
          </w:r>
        </w:del>
        <w:r>
          <w:t>.</w:t>
        </w:r>
        <w:r w:rsidR="00281B35">
          <w:t xml:space="preserve"> Furthermore, the switching component is symmetrical </w:t>
        </w:r>
        <w:r w:rsidR="00281B35">
          <w:lastRenderedPageBreak/>
          <w:t xml:space="preserve">around the point of average current. That is, if </w:t>
        </w:r>
        <w:r w:rsidR="003B377C" w:rsidRPr="003B377C">
          <w:rPr>
            <w:i/>
            <w:iCs/>
            <w:rPrChange w:id="354" w:author="作者">
              <w:rPr/>
            </w:rPrChange>
          </w:rPr>
          <w:t>x</w:t>
        </w:r>
        <w:r w:rsidR="009901CC">
          <w:t xml:space="preserve"> equally spaced</w:t>
        </w:r>
        <w:r w:rsidR="00281B35">
          <w:t xml:space="preserve"> samples </w:t>
        </w:r>
        <w:r w:rsidR="009901CC">
          <w:t>taken</w:t>
        </w:r>
        <w:r w:rsidR="00281B35">
          <w:t xml:space="preserve"> </w:t>
        </w:r>
        <w:r w:rsidR="003B377C" w:rsidRPr="003B377C">
          <w:rPr>
            <w:i/>
            <w:iCs/>
            <w:rPrChange w:id="355" w:author="作者">
              <w:rPr/>
            </w:rPrChange>
          </w:rPr>
          <w:t>before</w:t>
        </w:r>
        <w:r w:rsidR="00281B35">
          <w:t xml:space="preserve"> the instan</w:t>
        </w:r>
        <w:r w:rsidR="009901CC">
          <w:t xml:space="preserve">t of average current </w:t>
        </w:r>
        <w:del w:id="356" w:author="作者">
          <w:r w:rsidR="009901CC" w:rsidDel="0044693E">
            <w:delText>are</w:delText>
          </w:r>
        </w:del>
        <w:r w:rsidR="0044693E">
          <w:t>and</w:t>
        </w:r>
        <w:r w:rsidR="009901CC">
          <w:t xml:space="preserve"> added to </w:t>
        </w:r>
        <w:r w:rsidR="009901CC" w:rsidRPr="00962F4A">
          <w:rPr>
            <w:i/>
            <w:iCs/>
          </w:rPr>
          <w:t>x</w:t>
        </w:r>
        <w:r w:rsidR="009901CC">
          <w:t xml:space="preserve"> equally spaced samples taken </w:t>
        </w:r>
        <w:r w:rsidR="003B377C" w:rsidRPr="003B377C">
          <w:rPr>
            <w:i/>
            <w:iCs/>
            <w:rPrChange w:id="357" w:author="作者">
              <w:rPr/>
            </w:rPrChange>
          </w:rPr>
          <w:t>after</w:t>
        </w:r>
        <w:r w:rsidR="009901CC">
          <w:rPr>
            <w:i/>
            <w:iCs/>
          </w:rPr>
          <w:t xml:space="preserve"> </w:t>
        </w:r>
        <w:r w:rsidR="009901CC">
          <w:t xml:space="preserve">the </w:t>
        </w:r>
        <w:r w:rsidR="0044693E">
          <w:t xml:space="preserve">instant of average current, </w:t>
        </w:r>
        <w:r w:rsidR="009901CC">
          <w:t xml:space="preserve">result is </w:t>
        </w:r>
        <w:del w:id="358" w:author="作者">
          <w:r w:rsidR="009901CC" w:rsidDel="00764BC5">
            <w:delText>zero</w:delText>
          </w:r>
        </w:del>
        <w:r w:rsidR="00764BC5">
          <w:t>the average current</w:t>
        </w:r>
        <w:r w:rsidR="009901CC">
          <w:t>.</w:t>
        </w:r>
        <w:r w:rsidR="00764BC5">
          <w:t xml:space="preserve"> The switching component sums to zero.</w:t>
        </w:r>
      </w:ins>
    </w:p>
    <w:p w:rsidR="00D73D09" w:rsidRDefault="00FB2307">
      <w:pPr>
        <w:rPr>
          <w:ins w:id="359" w:author="作者"/>
        </w:rPr>
      </w:pPr>
      <w:ins w:id="360" w:author="作者">
        <w:r>
          <w:t xml:space="preserve">These properties are utilized </w:t>
        </w:r>
        <w:del w:id="361" w:author="作者">
          <w:r w:rsidR="00A41E4D" w:rsidDel="00FB2307">
            <w:delText xml:space="preserve"> </w:delText>
          </w:r>
        </w:del>
      </w:ins>
      <w:moveToRangeStart w:id="362" w:author="作者" w:name="move391981780"/>
      <w:moveTo w:id="363" w:author="作者">
        <w:del w:id="364" w:author="作者">
          <w:r w:rsidR="00B57DB4" w:rsidDel="00FB2307">
            <w:delText>Center for IR must be aligned to the instant the motor phase current is at its average value.</w:delText>
          </w:r>
        </w:del>
      </w:moveTo>
      <w:ins w:id="365" w:author="作者">
        <w:r>
          <w:t>extract the average current and at the same time eliminate the switching component</w:t>
        </w:r>
        <w:r w:rsidR="00D73D09">
          <w:t xml:space="preserve"> completely</w:t>
        </w:r>
        <w:r>
          <w:t xml:space="preserve">. If the center pin of the impulse response is aligned with the instant of average current, </w:t>
        </w:r>
        <w:r w:rsidR="00D73D09">
          <w:t xml:space="preserve">an equal number of samples are taken before and after the desired sampling point. Since the samples before and after the center pin are given equal weight, and because the switching current is symmetrical around this point, the filter output is the true average current. </w:t>
        </w:r>
        <w:r w:rsidR="00206870">
          <w:t xml:space="preserve">This technique is illustrated in </w:t>
        </w:r>
        <w:r w:rsidR="003B377C">
          <w:fldChar w:fldCharType="begin"/>
        </w:r>
        <w:r w:rsidR="00206870">
          <w:instrText xml:space="preserve"> REF _Ref391992182 \h </w:instrText>
        </w:r>
      </w:ins>
      <w:ins w:id="366" w:author="作者">
        <w:r w:rsidR="003B377C">
          <w:fldChar w:fldCharType="separate"/>
        </w:r>
        <w:r w:rsidR="00206870">
          <w:t xml:space="preserve">Figure </w:t>
        </w:r>
        <w:r w:rsidR="00206870">
          <w:rPr>
            <w:noProof/>
          </w:rPr>
          <w:t>9</w:t>
        </w:r>
        <w:r w:rsidR="003B377C">
          <w:fldChar w:fldCharType="end"/>
        </w:r>
        <w:r w:rsidR="00206870">
          <w:t>.</w:t>
        </w:r>
      </w:ins>
    </w:p>
    <w:p w:rsidR="00FB2307" w:rsidDel="007B5CCF" w:rsidRDefault="00D73D09">
      <w:pPr>
        <w:rPr>
          <w:ins w:id="367" w:author="作者"/>
          <w:del w:id="368" w:author="作者"/>
        </w:rPr>
      </w:pPr>
      <w:ins w:id="369" w:author="作者">
        <w:r>
          <w:t>M</w:t>
        </w:r>
        <w:r w:rsidR="00FB2307">
          <w:t>ost emphasis (weight) is given around the</w:t>
        </w:r>
        <w:r>
          <w:t xml:space="preserve"> desired sampling point and the further away for this instant the less weight is given to samples. </w:t>
        </w:r>
      </w:ins>
    </w:p>
    <w:p w:rsidR="00FB2307" w:rsidDel="007B5CCF" w:rsidRDefault="00FB2307">
      <w:pPr>
        <w:rPr>
          <w:ins w:id="370" w:author="作者"/>
          <w:del w:id="371" w:author="作者"/>
        </w:rPr>
      </w:pPr>
    </w:p>
    <w:p w:rsidR="00B57DB4" w:rsidDel="00D73D09" w:rsidRDefault="00B57DB4">
      <w:pPr>
        <w:rPr>
          <w:del w:id="372" w:author="作者"/>
        </w:rPr>
      </w:pPr>
    </w:p>
    <w:moveToRangeEnd w:id="362"/>
    <w:p w:rsidR="00461D6B" w:rsidRPr="00461D6B" w:rsidRDefault="00461D6B">
      <w:pPr>
        <w:rPr>
          <w:ins w:id="373" w:author="作者"/>
        </w:rPr>
      </w:pPr>
    </w:p>
    <w:p w:rsidR="0046097D" w:rsidRDefault="0046097D">
      <w:pPr>
        <w:keepNext/>
        <w:rPr>
          <w:ins w:id="374" w:author="作者"/>
        </w:rPr>
        <w:pPrChange w:id="375" w:author="作者">
          <w:pPr/>
        </w:pPrChange>
      </w:pPr>
      <w:ins w:id="376" w:author="作者">
        <w:r>
          <w:rPr>
            <w:noProof/>
            <w:lang w:eastAsia="zh-CN"/>
          </w:rPr>
          <w:drawing>
            <wp:inline distT="0" distB="0" distL="0" distR="0">
              <wp:extent cx="3086100" cy="1544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ular sampling with SINC2.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1544955"/>
                      </a:xfrm>
                      <a:prstGeom prst="rect">
                        <a:avLst/>
                      </a:prstGeom>
                    </pic:spPr>
                  </pic:pic>
                </a:graphicData>
              </a:graphic>
            </wp:inline>
          </w:drawing>
        </w:r>
      </w:ins>
    </w:p>
    <w:p w:rsidR="0046097D" w:rsidRDefault="00461D6B">
      <w:pPr>
        <w:pStyle w:val="a5"/>
        <w:rPr>
          <w:ins w:id="377" w:author="作者"/>
          <w:del w:id="378" w:author="作者"/>
        </w:rPr>
        <w:pPrChange w:id="379" w:author="作者">
          <w:pPr/>
        </w:pPrChange>
      </w:pPr>
      <w:bookmarkStart w:id="380" w:name="_Ref391992182"/>
      <w:ins w:id="381" w:author="作者">
        <w:r>
          <w:t xml:space="preserve">Figure </w:t>
        </w:r>
        <w:r w:rsidR="003B377C">
          <w:rPr>
            <w:i w:val="0"/>
            <w:iCs w:val="0"/>
          </w:rPr>
          <w:fldChar w:fldCharType="begin"/>
        </w:r>
        <w:r>
          <w:instrText xml:space="preserve"> SEQ Figure \* ARABIC </w:instrText>
        </w:r>
      </w:ins>
      <w:r w:rsidR="003B377C">
        <w:rPr>
          <w:i w:val="0"/>
          <w:iCs w:val="0"/>
        </w:rPr>
        <w:fldChar w:fldCharType="separate"/>
      </w:r>
      <w:ins w:id="382" w:author="作者">
        <w:r>
          <w:rPr>
            <w:noProof/>
          </w:rPr>
          <w:t>9</w:t>
        </w:r>
        <w:r w:rsidR="003B377C">
          <w:rPr>
            <w:i w:val="0"/>
            <w:iCs w:val="0"/>
          </w:rPr>
          <w:fldChar w:fldCharType="end"/>
        </w:r>
        <w:bookmarkEnd w:id="380"/>
        <w:r w:rsidR="00B1297C">
          <w:t xml:space="preserve"> Aligning center pin of impulse response to the instant of average current. Equal number of samples are taken before and after this instant.</w:t>
        </w:r>
      </w:ins>
    </w:p>
    <w:p w:rsidR="0046097D" w:rsidRDefault="0046097D">
      <w:pPr>
        <w:pStyle w:val="a5"/>
        <w:rPr>
          <w:ins w:id="383" w:author="作者"/>
        </w:rPr>
        <w:pPrChange w:id="384" w:author="作者">
          <w:pPr/>
        </w:pPrChange>
      </w:pPr>
    </w:p>
    <w:p w:rsidR="00D73D09" w:rsidRDefault="00D73D09">
      <w:pPr>
        <w:rPr>
          <w:ins w:id="385" w:author="作者"/>
        </w:rPr>
      </w:pPr>
      <w:ins w:id="386" w:author="作者">
        <w:r>
          <w:t xml:space="preserve">Aligning </w:t>
        </w:r>
        <w:r w:rsidR="00DB1D8C">
          <w:t xml:space="preserve">the </w:t>
        </w:r>
        <w:r>
          <w:t xml:space="preserve">center pin </w:t>
        </w:r>
        <w:r w:rsidR="008824DF">
          <w:t xml:space="preserve">of the impulse response </w:t>
        </w:r>
        <w:r>
          <w:t>to</w:t>
        </w:r>
        <w:r w:rsidR="008824DF">
          <w:t xml:space="preserve"> the</w:t>
        </w:r>
        <w:r>
          <w:t xml:space="preserve"> instant of average current is equivalent to aligning </w:t>
        </w:r>
        <w:r w:rsidR="00DB1D8C">
          <w:t xml:space="preserve">the </w:t>
        </w:r>
        <w:r>
          <w:t>center pin</w:t>
        </w:r>
        <w:del w:id="387" w:author="作者">
          <w:r w:rsidDel="008824DF">
            <w:delText>t</w:delText>
          </w:r>
        </w:del>
        <w:r>
          <w:t xml:space="preserve"> to the PWM_SYNC pulse</w:t>
        </w:r>
        <w:r w:rsidR="008824DF">
          <w:t>. However, to do the alignment correctly</w:t>
        </w:r>
        <w:r w:rsidR="00DB1D8C">
          <w:t>,</w:t>
        </w:r>
        <w:r w:rsidR="008824DF">
          <w:t xml:space="preserve"> knowledge of </w:t>
        </w:r>
        <w:del w:id="388" w:author="作者">
          <w:r w:rsidR="008824DF" w:rsidDel="00DB1D8C">
            <w:delText>how data propagate through the filter and how long the</w:delText>
          </w:r>
        </w:del>
        <w:r w:rsidR="00DB1D8C">
          <w:t>the actual</w:t>
        </w:r>
        <w:r w:rsidR="008824DF">
          <w:t xml:space="preserve"> impulse response actually is</w:t>
        </w:r>
        <w:r w:rsidR="00DB1D8C">
          <w:t xml:space="preserve"> needed</w:t>
        </w:r>
        <w:r w:rsidR="008824DF">
          <w:t xml:space="preserve">. </w:t>
        </w:r>
        <w:del w:id="389" w:author="作者">
          <w:r w:rsidDel="008824DF">
            <w:delText xml:space="preserve">, </w:delText>
          </w:r>
        </w:del>
        <w:r>
          <w:t xml:space="preserve"> </w:t>
        </w:r>
      </w:ins>
    </w:p>
    <w:p w:rsidR="00D73D09" w:rsidDel="007B5CCF" w:rsidRDefault="007B5CCF">
      <w:pPr>
        <w:rPr>
          <w:ins w:id="390" w:author="作者"/>
          <w:del w:id="391" w:author="作者"/>
        </w:rPr>
      </w:pPr>
      <w:ins w:id="392" w:author="作者">
        <w:r>
          <w:t xml:space="preserve">In most </w:t>
        </w:r>
        <w:del w:id="393" w:author="作者">
          <w:r w:rsidDel="00DB1D8C">
            <w:delText>applications</w:delText>
          </w:r>
        </w:del>
        <w:r w:rsidR="00DB1D8C">
          <w:t>applications,</w:t>
        </w:r>
        <w:r>
          <w:t xml:space="preserve"> high decimation rates are </w:t>
        </w:r>
        <w:del w:id="394" w:author="作者">
          <w:r w:rsidDel="00DB1D8C">
            <w:delText xml:space="preserve">normally </w:delText>
          </w:r>
        </w:del>
        <w:r>
          <w:t xml:space="preserve">used but for </w:t>
        </w:r>
        <w:r w:rsidR="00DB1D8C">
          <w:t xml:space="preserve">the sake of simplicity, </w:t>
        </w:r>
        <w:del w:id="395" w:author="作者">
          <w:r w:rsidDel="00DB1D8C">
            <w:delText xml:space="preserve">the following </w:delText>
          </w:r>
        </w:del>
        <w:r>
          <w:t>a decimation rate of 5 is used</w:t>
        </w:r>
        <w:r w:rsidR="00DB1D8C">
          <w:t xml:space="preserve"> in the following</w:t>
        </w:r>
        <w:r>
          <w:t>. Filter order is 3</w:t>
        </w:r>
        <w:r w:rsidR="003B377C" w:rsidRPr="003B377C">
          <w:rPr>
            <w:vertAlign w:val="superscript"/>
            <w:rPrChange w:id="396" w:author="作者">
              <w:rPr/>
            </w:rPrChange>
          </w:rPr>
          <w:t>rd</w:t>
        </w:r>
        <w:r>
          <w:t xml:space="preserve">. The impulse response of this filter is shown in </w:t>
        </w:r>
        <w:r w:rsidR="003B377C">
          <w:fldChar w:fldCharType="begin"/>
        </w:r>
        <w:r>
          <w:instrText xml:space="preserve"> REF _Ref391993060 \h </w:instrText>
        </w:r>
      </w:ins>
      <w:r w:rsidR="003B377C">
        <w:fldChar w:fldCharType="separate"/>
      </w:r>
      <w:ins w:id="397" w:author="作者">
        <w:r>
          <w:t xml:space="preserve">Figure </w:t>
        </w:r>
        <w:r>
          <w:rPr>
            <w:noProof/>
          </w:rPr>
          <w:t>10</w:t>
        </w:r>
        <w:r w:rsidR="003B377C">
          <w:fldChar w:fldCharType="end"/>
        </w:r>
        <w:r>
          <w:t>.</w:t>
        </w:r>
      </w:ins>
    </w:p>
    <w:p w:rsidR="009D172C" w:rsidDel="008824DF" w:rsidRDefault="009D172C">
      <w:pPr>
        <w:rPr>
          <w:ins w:id="398" w:author="作者"/>
          <w:del w:id="399" w:author="作者"/>
        </w:rPr>
      </w:pPr>
      <w:ins w:id="400" w:author="作者">
        <w:del w:id="401" w:author="作者">
          <w:r w:rsidDel="008824DF">
            <w:delText>The samples before and after the center pin is weighted equally. By aligning center pin with the instant of true average the swi</w:delText>
          </w:r>
          <w:r w:rsidR="0000335A" w:rsidDel="008824DF">
            <w:delText>tching component of the current is removed.</w:delText>
          </w:r>
        </w:del>
      </w:ins>
    </w:p>
    <w:p w:rsidR="0000335A" w:rsidDel="007B5CCF" w:rsidRDefault="0000335A">
      <w:pPr>
        <w:rPr>
          <w:ins w:id="402" w:author="作者"/>
          <w:del w:id="403" w:author="作者"/>
        </w:rPr>
      </w:pPr>
    </w:p>
    <w:p w:rsidR="0000335A" w:rsidRDefault="0000335A">
      <w:pPr>
        <w:rPr>
          <w:ins w:id="404" w:author="作者"/>
        </w:rPr>
      </w:pPr>
    </w:p>
    <w:p w:rsidR="0046097D" w:rsidRDefault="0046097D">
      <w:pPr>
        <w:keepNext/>
        <w:jc w:val="center"/>
        <w:rPr>
          <w:ins w:id="405" w:author="作者"/>
        </w:rPr>
        <w:pPrChange w:id="406" w:author="作者">
          <w:pPr>
            <w:jc w:val="center"/>
          </w:pPr>
        </w:pPrChange>
      </w:pPr>
      <w:ins w:id="407" w:author="作者">
        <w:del w:id="408" w:author="作者">
          <w:r>
            <w:rPr>
              <w:noProof/>
              <w:lang w:eastAsia="zh-CN"/>
            </w:rPr>
            <w:drawing>
              <wp:inline distT="0" distB="0" distL="0" distR="0">
                <wp:extent cx="2466109" cy="189829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ular sampling with SINC.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7602" cy="1907142"/>
                        </a:xfrm>
                        <a:prstGeom prst="rect">
                          <a:avLst/>
                        </a:prstGeom>
                      </pic:spPr>
                    </pic:pic>
                  </a:graphicData>
                </a:graphic>
              </wp:inline>
            </w:drawing>
          </w:r>
        </w:del>
        <w:r>
          <w:rPr>
            <w:noProof/>
            <w:lang w:eastAsia="zh-CN"/>
          </w:rPr>
          <w:drawing>
            <wp:inline distT="0" distB="0" distL="0" distR="0">
              <wp:extent cx="2727960" cy="209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ular sampling with SINC.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9055" cy="2100699"/>
                      </a:xfrm>
                      <a:prstGeom prst="rect">
                        <a:avLst/>
                      </a:prstGeom>
                    </pic:spPr>
                  </pic:pic>
                </a:graphicData>
              </a:graphic>
            </wp:inline>
          </w:drawing>
        </w:r>
      </w:ins>
    </w:p>
    <w:p w:rsidR="0046097D" w:rsidRDefault="00461D6B">
      <w:pPr>
        <w:pStyle w:val="a5"/>
        <w:rPr>
          <w:ins w:id="409" w:author="作者"/>
        </w:rPr>
        <w:pPrChange w:id="410" w:author="作者">
          <w:pPr/>
        </w:pPrChange>
      </w:pPr>
      <w:bookmarkStart w:id="411" w:name="_Ref391993060"/>
      <w:ins w:id="412" w:author="作者">
        <w:r>
          <w:t xml:space="preserve">Figure </w:t>
        </w:r>
        <w:r w:rsidR="003B377C">
          <w:fldChar w:fldCharType="begin"/>
        </w:r>
        <w:r>
          <w:instrText xml:space="preserve"> SEQ Figure \* ARABIC </w:instrText>
        </w:r>
      </w:ins>
      <w:r w:rsidR="003B377C">
        <w:fldChar w:fldCharType="separate"/>
      </w:r>
      <w:ins w:id="413" w:author="作者">
        <w:r>
          <w:rPr>
            <w:noProof/>
          </w:rPr>
          <w:t>10</w:t>
        </w:r>
        <w:r w:rsidR="003B377C">
          <w:fldChar w:fldCharType="end"/>
        </w:r>
        <w:bookmarkEnd w:id="411"/>
        <w:r w:rsidR="007B5CCF">
          <w:t xml:space="preserve"> Impulse response of a 3</w:t>
        </w:r>
        <w:r w:rsidR="003B377C" w:rsidRPr="003B377C">
          <w:rPr>
            <w:vertAlign w:val="superscript"/>
            <w:rPrChange w:id="414" w:author="作者">
              <w:rPr>
                <w:i/>
                <w:iCs/>
              </w:rPr>
            </w:rPrChange>
          </w:rPr>
          <w:t>rd</w:t>
        </w:r>
        <w:r w:rsidR="007B5CCF">
          <w:t xml:space="preserve"> order SINC filter with decimation rate of 5</w:t>
        </w:r>
      </w:ins>
    </w:p>
    <w:p w:rsidR="00461D6B" w:rsidRPr="00461D6B" w:rsidDel="00B1297C" w:rsidRDefault="00461D6B" w:rsidP="001350C7">
      <w:pPr>
        <w:rPr>
          <w:ins w:id="415" w:author="作者"/>
          <w:del w:id="416" w:author="作者"/>
        </w:rPr>
      </w:pPr>
    </w:p>
    <w:p w:rsidR="0046097D" w:rsidRDefault="00B1297C">
      <w:pPr>
        <w:rPr>
          <w:ins w:id="417" w:author="作者"/>
          <w:iCs/>
        </w:rPr>
        <w:pPrChange w:id="418" w:author="作者">
          <w:pPr>
            <w:jc w:val="center"/>
          </w:pPr>
        </w:pPrChange>
      </w:pPr>
      <w:ins w:id="419" w:author="作者">
        <w:r>
          <w:rPr>
            <w:iCs/>
          </w:rPr>
          <w:t xml:space="preserve">The number </w:t>
        </w:r>
        <w:del w:id="420" w:author="作者">
          <w:r w:rsidR="0000335A" w:rsidDel="00B1297C">
            <w:rPr>
              <w:iCs/>
            </w:rPr>
            <w:delText xml:space="preserve">Number </w:delText>
          </w:r>
        </w:del>
        <w:r w:rsidR="0000335A">
          <w:rPr>
            <w:iCs/>
          </w:rPr>
          <w:t>of pins in impulse response</w:t>
        </w:r>
        <w:r>
          <w:rPr>
            <w:iCs/>
          </w:rPr>
          <w:t xml:space="preserve"> is:</w:t>
        </w:r>
        <w:del w:id="421" w:author="作者">
          <w:r w:rsidR="0000335A" w:rsidDel="00B1297C">
            <w:rPr>
              <w:iCs/>
            </w:rPr>
            <w:delText>:</w:delText>
          </w:r>
        </w:del>
      </w:ins>
    </w:p>
    <w:p w:rsidR="0000335A" w:rsidRPr="001350C7" w:rsidRDefault="0000335A">
      <w:pPr>
        <w:jc w:val="center"/>
        <w:rPr>
          <w:ins w:id="422" w:author="作者"/>
          <w:b/>
        </w:rPr>
      </w:pPr>
      <m:oMathPara>
        <m:oMathParaPr>
          <m:jc m:val="centerGroup"/>
        </m:oMathParaPr>
        <m:oMath>
          <w:ins w:id="423" w:author="作者">
            <w:del w:id="424" w:author="作者">
              <m:r>
                <m:rPr>
                  <m:sty m:val="bi"/>
                </m:rPr>
                <w:rPr>
                  <w:rFonts w:ascii="Cambria Math" w:hAnsi="Cambria Math"/>
                </w:rPr>
                <m:t>N</m:t>
              </m:r>
            </w:del>
            <m:r>
              <m:rPr>
                <m:sty m:val="bi"/>
              </m:rPr>
              <w:rPr>
                <w:rFonts w:ascii="Cambria Math" w:hAnsi="Cambria Math"/>
              </w:rPr>
              <m:t>O∙</m:t>
            </m:r>
            <w:del w:id="425" w:author="作者">
              <m:r>
                <m:rPr>
                  <m:sty m:val="bi"/>
                </m:rPr>
                <w:rPr>
                  <w:rFonts w:ascii="Cambria Math" w:hAnsi="Cambria Math"/>
                </w:rPr>
                <m:t>(</m:t>
              </m:r>
            </w:del>
            <m:r>
              <m:rPr>
                <m:sty m:val="bi"/>
              </m:rPr>
              <w:rPr>
                <w:rFonts w:ascii="Cambria Math" w:hAnsi="Cambria Math"/>
              </w:rPr>
              <m:t>D</m:t>
            </m:r>
            <w:del w:id="426" w:author="作者">
              <m:r>
                <m:rPr>
                  <m:sty m:val="bi"/>
                </m:rPr>
                <w:rPr>
                  <w:rFonts w:ascii="Cambria Math" w:hAnsi="Cambria Math"/>
                </w:rPr>
                <m:t>R</m:t>
              </m:r>
            </w:del>
            <m:r>
              <m:rPr>
                <m:sty m:val="bi"/>
              </m:rPr>
              <w:rPr>
                <w:rFonts w:ascii="Cambria Math" w:hAnsi="Cambria Math"/>
              </w:rPr>
              <m:t>-2</m:t>
            </m:r>
            <w:del w:id="427" w:author="作者">
              <m:r>
                <m:rPr>
                  <m:sty m:val="bi"/>
                </m:rPr>
                <w:rPr>
                  <w:rFonts w:ascii="Cambria Math" w:hAnsi="Cambria Math"/>
                </w:rPr>
                <m:t>1)</m:t>
              </m:r>
            </w:del>
          </w:ins>
        </m:oMath>
      </m:oMathPara>
    </w:p>
    <w:p w:rsidR="0046097D" w:rsidRDefault="003B377C">
      <w:pPr>
        <w:rPr>
          <w:ins w:id="428" w:author="作者"/>
          <w:bCs/>
          <w:iCs/>
          <w:rPrChange w:id="429" w:author="作者">
            <w:rPr>
              <w:ins w:id="430" w:author="作者"/>
              <w:b/>
              <w:bCs/>
              <w:iCs/>
            </w:rPr>
          </w:rPrChange>
        </w:rPr>
        <w:pPrChange w:id="431" w:author="作者">
          <w:pPr>
            <w:jc w:val="center"/>
          </w:pPr>
        </w:pPrChange>
      </w:pPr>
      <w:ins w:id="432" w:author="作者">
        <w:r w:rsidRPr="003B377C">
          <w:rPr>
            <w:bCs/>
            <w:rPrChange w:id="433" w:author="作者">
              <w:rPr>
                <w:b/>
              </w:rPr>
            </w:rPrChange>
          </w:rPr>
          <w:t>Therefore,</w:t>
        </w:r>
        <w:r w:rsidR="00B1297C">
          <w:rPr>
            <w:bCs/>
          </w:rPr>
          <w:t xml:space="preserve"> the number of pins in a 3</w:t>
        </w:r>
        <w:r w:rsidRPr="003B377C">
          <w:rPr>
            <w:bCs/>
            <w:vertAlign w:val="superscript"/>
            <w:rPrChange w:id="434" w:author="作者">
              <w:rPr>
                <w:bCs/>
              </w:rPr>
            </w:rPrChange>
          </w:rPr>
          <w:t>rd</w:t>
        </w:r>
        <w:r w:rsidR="00B1297C">
          <w:rPr>
            <w:bCs/>
          </w:rPr>
          <w:t xml:space="preserve"> order filter with decimation rate of 5 is 1</w:t>
        </w:r>
        <w:del w:id="435" w:author="作者">
          <w:r w:rsidR="00B1297C" w:rsidDel="005179EE">
            <w:rPr>
              <w:bCs/>
            </w:rPr>
            <w:delText>2</w:delText>
          </w:r>
        </w:del>
        <w:r w:rsidR="005179EE">
          <w:rPr>
            <w:bCs/>
          </w:rPr>
          <w:t>3</w:t>
        </w:r>
        <w:r w:rsidR="00B1297C">
          <w:rPr>
            <w:bCs/>
          </w:rPr>
          <w:t>. It i</w:t>
        </w:r>
        <w:del w:id="436" w:author="作者">
          <w:r w:rsidR="00B1297C" w:rsidDel="005179EE">
            <w:rPr>
              <w:bCs/>
            </w:rPr>
            <w:delText>t</w:delText>
          </w:r>
        </w:del>
        <w:r w:rsidR="005179EE">
          <w:rPr>
            <w:bCs/>
          </w:rPr>
          <w:t>s</w:t>
        </w:r>
        <w:r w:rsidR="00B1297C">
          <w:rPr>
            <w:bCs/>
          </w:rPr>
          <w:t xml:space="preserve"> worth noting that the number of pins (samples used by the filter) is much greater than the decimation rate. In this case 5 vs. 1</w:t>
        </w:r>
        <w:r w:rsidR="005179EE">
          <w:rPr>
            <w:bCs/>
          </w:rPr>
          <w:t>3</w:t>
        </w:r>
        <w:del w:id="437" w:author="作者">
          <w:r w:rsidR="00B1297C" w:rsidDel="005179EE">
            <w:rPr>
              <w:bCs/>
            </w:rPr>
            <w:delText>2</w:delText>
          </w:r>
        </w:del>
        <w:r w:rsidR="00B1297C">
          <w:rPr>
            <w:bCs/>
          </w:rPr>
          <w:t>.</w:t>
        </w:r>
      </w:ins>
    </w:p>
    <w:p w:rsidR="0046097D" w:rsidRDefault="001350C7">
      <w:pPr>
        <w:rPr>
          <w:ins w:id="438" w:author="作者"/>
          <w:iCs/>
          <w:rPrChange w:id="439" w:author="作者">
            <w:rPr>
              <w:ins w:id="440" w:author="作者"/>
              <w:b/>
              <w:bCs/>
              <w:iCs/>
            </w:rPr>
          </w:rPrChange>
        </w:rPr>
        <w:pPrChange w:id="441" w:author="作者">
          <w:pPr>
            <w:jc w:val="center"/>
          </w:pPr>
        </w:pPrChange>
      </w:pPr>
      <w:ins w:id="442" w:author="作者">
        <w:r>
          <w:rPr>
            <w:iCs/>
          </w:rPr>
          <w:t xml:space="preserve">The total </w:t>
        </w:r>
        <w:del w:id="443" w:author="作者">
          <w:r w:rsidR="0000335A" w:rsidDel="001350C7">
            <w:rPr>
              <w:iCs/>
            </w:rPr>
            <w:delText>L</w:delText>
          </w:r>
        </w:del>
        <w:r>
          <w:rPr>
            <w:iCs/>
          </w:rPr>
          <w:t>l</w:t>
        </w:r>
        <w:r w:rsidR="0000335A">
          <w:rPr>
            <w:iCs/>
          </w:rPr>
          <w:t xml:space="preserve">ength of </w:t>
        </w:r>
        <w:del w:id="444" w:author="作者">
          <w:r w:rsidR="0000335A" w:rsidDel="001350C7">
            <w:rPr>
              <w:iCs/>
            </w:rPr>
            <w:delText>I</w:delText>
          </w:r>
        </w:del>
        <w:r>
          <w:rPr>
            <w:iCs/>
          </w:rPr>
          <w:t>i</w:t>
        </w:r>
        <w:r w:rsidR="0000335A">
          <w:rPr>
            <w:iCs/>
          </w:rPr>
          <w:t xml:space="preserve">mpulse </w:t>
        </w:r>
        <w:del w:id="445" w:author="作者">
          <w:r w:rsidR="0000335A" w:rsidDel="001350C7">
            <w:rPr>
              <w:iCs/>
            </w:rPr>
            <w:delText>R</w:delText>
          </w:r>
        </w:del>
        <w:r>
          <w:rPr>
            <w:iCs/>
          </w:rPr>
          <w:t>r</w:t>
        </w:r>
        <w:r w:rsidR="0000335A">
          <w:rPr>
            <w:iCs/>
          </w:rPr>
          <w:t>esponse in number of samples</w:t>
        </w:r>
        <w:r>
          <w:rPr>
            <w:iCs/>
          </w:rPr>
          <w:t xml:space="preserve"> is</w:t>
        </w:r>
        <w:r w:rsidR="005179EE">
          <w:rPr>
            <w:iCs/>
          </w:rPr>
          <w:t xml:space="preserve"> one less than the number of pins</w:t>
        </w:r>
        <w:r>
          <w:rPr>
            <w:iCs/>
          </w:rPr>
          <w:t>:</w:t>
        </w:r>
        <w:del w:id="446" w:author="作者">
          <w:r w:rsidR="0000335A" w:rsidDel="001350C7">
            <w:rPr>
              <w:iCs/>
            </w:rPr>
            <w:delText>:</w:delText>
          </w:r>
        </w:del>
      </w:ins>
    </w:p>
    <w:p w:rsidR="0000335A" w:rsidRPr="0000335A" w:rsidRDefault="0000335A">
      <w:pPr>
        <w:jc w:val="center"/>
        <w:rPr>
          <w:ins w:id="447" w:author="作者"/>
        </w:rPr>
      </w:pPr>
      <m:oMathPara>
        <m:oMathParaPr>
          <m:jc m:val="centerGroup"/>
        </m:oMathParaPr>
        <m:oMath>
          <w:ins w:id="448" w:author="作者">
            <w:del w:id="449" w:author="作者">
              <m:r>
                <m:rPr>
                  <m:sty m:val="bi"/>
                </m:rPr>
                <w:rPr>
                  <w:rFonts w:ascii="Cambria Math" w:hAnsi="Cambria Math"/>
                </w:rPr>
                <m:t>N</m:t>
              </m:r>
            </w:del>
            <m:r>
              <m:rPr>
                <m:sty m:val="bi"/>
              </m:rPr>
              <w:rPr>
                <w:rFonts w:ascii="Cambria Math" w:hAnsi="Cambria Math"/>
              </w:rPr>
              <m:t>O∙D</m:t>
            </m:r>
          </w:ins>
          <m:d>
            <m:dPr>
              <m:ctrlPr>
                <w:ins w:id="450" w:author="作者">
                  <w:del w:id="451" w:author="作者">
                    <w:rPr>
                      <w:rFonts w:ascii="Cambria Math" w:hAnsi="Cambria Math"/>
                      <w:b/>
                      <w:bCs/>
                      <w:i/>
                      <w:iCs/>
                    </w:rPr>
                  </w:del>
                </w:ins>
              </m:ctrlPr>
            </m:dPr>
            <m:e>
              <w:ins w:id="452" w:author="作者">
                <w:del w:id="453" w:author="作者">
                  <m:r>
                    <m:rPr>
                      <m:sty m:val="bi"/>
                    </m:rPr>
                    <w:rPr>
                      <w:rFonts w:ascii="Cambria Math" w:hAnsi="Cambria Math"/>
                    </w:rPr>
                    <m:t>DR-1</m:t>
                  </m:r>
                </w:del>
              </w:ins>
            </m:e>
          </m:d>
          <w:ins w:id="454" w:author="作者">
            <m:r>
              <m:rPr>
                <m:sty m:val="bi"/>
              </m:rPr>
              <w:rPr>
                <w:rFonts w:ascii="Cambria Math" w:hAnsi="Cambria Math"/>
              </w:rPr>
              <m:t>-</m:t>
            </m:r>
            <w:del w:id="455" w:author="作者">
              <m:r>
                <m:rPr>
                  <m:sty m:val="bi"/>
                </m:rPr>
                <w:rPr>
                  <w:rFonts w:ascii="Cambria Math" w:hAnsi="Cambria Math"/>
                </w:rPr>
                <m:t>1</m:t>
              </m:r>
            </w:del>
            <m:r>
              <m:rPr>
                <m:sty m:val="bi"/>
              </m:rPr>
              <w:rPr>
                <w:rFonts w:ascii="Cambria Math" w:hAnsi="Cambria Math"/>
              </w:rPr>
              <m:t>3</m:t>
            </m:r>
          </w:ins>
        </m:oMath>
      </m:oMathPara>
    </w:p>
    <w:p w:rsidR="0046097D" w:rsidRDefault="005179EE">
      <w:pPr>
        <w:rPr>
          <w:ins w:id="456" w:author="作者"/>
          <w:iCs/>
        </w:rPr>
        <w:pPrChange w:id="457" w:author="作者">
          <w:pPr>
            <w:jc w:val="center"/>
          </w:pPr>
        </w:pPrChange>
      </w:pPr>
      <w:ins w:id="458" w:author="作者">
        <w:r>
          <w:rPr>
            <w:iCs/>
          </w:rPr>
          <w:t>For the 3</w:t>
        </w:r>
        <w:r w:rsidR="003B377C" w:rsidRPr="003B377C">
          <w:rPr>
            <w:iCs/>
            <w:vertAlign w:val="superscript"/>
            <w:rPrChange w:id="459" w:author="作者">
              <w:rPr>
                <w:iCs/>
              </w:rPr>
            </w:rPrChange>
          </w:rPr>
          <w:t>rd</w:t>
        </w:r>
        <w:r>
          <w:rPr>
            <w:iCs/>
          </w:rPr>
          <w:t xml:space="preserve"> order filter with decimation rate of 5, the length is 12. </w:t>
        </w:r>
        <w:del w:id="460" w:author="作者">
          <w:r w:rsidR="001350C7" w:rsidDel="005179EE">
            <w:rPr>
              <w:iCs/>
            </w:rPr>
            <w:delText>And f</w:delText>
          </w:r>
        </w:del>
        <w:r>
          <w:rPr>
            <w:iCs/>
          </w:rPr>
          <w:t>F</w:t>
        </w:r>
        <w:r w:rsidR="001350C7">
          <w:rPr>
            <w:iCs/>
          </w:rPr>
          <w:t>rom this</w:t>
        </w:r>
        <w:r>
          <w:rPr>
            <w:iCs/>
          </w:rPr>
          <w:t>,</w:t>
        </w:r>
        <w:r w:rsidR="001350C7">
          <w:rPr>
            <w:iCs/>
          </w:rPr>
          <w:t xml:space="preserve"> the </w:t>
        </w:r>
        <w:del w:id="461" w:author="作者">
          <w:r w:rsidR="0000335A" w:rsidDel="001350C7">
            <w:rPr>
              <w:iCs/>
            </w:rPr>
            <w:delText>L</w:delText>
          </w:r>
        </w:del>
        <w:r w:rsidR="001350C7">
          <w:rPr>
            <w:iCs/>
          </w:rPr>
          <w:t>l</w:t>
        </w:r>
        <w:r w:rsidR="0000335A">
          <w:rPr>
            <w:iCs/>
          </w:rPr>
          <w:t xml:space="preserve">ength of </w:t>
        </w:r>
        <w:del w:id="462" w:author="作者">
          <w:r w:rsidR="0000335A" w:rsidDel="00E73314">
            <w:rPr>
              <w:iCs/>
            </w:rPr>
            <w:delText>I</w:delText>
          </w:r>
        </w:del>
        <w:r w:rsidR="00E73314">
          <w:rPr>
            <w:iCs/>
          </w:rPr>
          <w:t>i</w:t>
        </w:r>
        <w:r w:rsidR="0000335A">
          <w:rPr>
            <w:iCs/>
          </w:rPr>
          <w:t xml:space="preserve">mpulse </w:t>
        </w:r>
        <w:r w:rsidR="00E73314">
          <w:rPr>
            <w:iCs/>
          </w:rPr>
          <w:t>r</w:t>
        </w:r>
        <w:del w:id="463" w:author="作者">
          <w:r w:rsidR="0000335A" w:rsidDel="00E73314">
            <w:rPr>
              <w:iCs/>
            </w:rPr>
            <w:delText>R</w:delText>
          </w:r>
        </w:del>
        <w:r w:rsidR="0000335A">
          <w:rPr>
            <w:iCs/>
          </w:rPr>
          <w:t>esponse in seconds</w:t>
        </w:r>
        <w:r w:rsidR="001350C7">
          <w:rPr>
            <w:iCs/>
          </w:rPr>
          <w:t xml:space="preserve"> can be calculated as:</w:t>
        </w:r>
        <w:del w:id="464" w:author="作者">
          <w:r w:rsidR="0000335A" w:rsidDel="001350C7">
            <w:rPr>
              <w:iCs/>
            </w:rPr>
            <w:delText>:</w:delText>
          </w:r>
        </w:del>
      </w:ins>
    </w:p>
    <w:p w:rsidR="0000335A" w:rsidRPr="00B357C6" w:rsidRDefault="003B377C">
      <w:pPr>
        <w:jc w:val="center"/>
        <w:rPr>
          <w:ins w:id="465" w:author="作者"/>
          <w:b/>
          <w:bCs/>
          <w:iCs/>
        </w:rPr>
      </w:pPr>
      <m:oMathPara>
        <m:oMathParaPr>
          <m:jc m:val="centerGroup"/>
        </m:oMathParaPr>
        <m:oMath>
          <m:sSub>
            <m:sSubPr>
              <m:ctrlPr>
                <w:ins w:id="466" w:author="作者">
                  <w:rPr>
                    <w:rFonts w:ascii="Cambria Math" w:hAnsi="Cambria Math"/>
                    <w:i/>
                    <w:iCs/>
                  </w:rPr>
                </w:ins>
              </m:ctrlPr>
            </m:sSubPr>
            <m:e>
              <w:ins w:id="467" w:author="作者">
                <m:r>
                  <m:rPr>
                    <m:sty m:val="bi"/>
                  </m:rPr>
                  <w:rPr>
                    <w:rFonts w:ascii="Cambria Math" w:hAnsi="Cambria Math"/>
                  </w:rPr>
                  <m:t>t</m:t>
                </m:r>
              </w:ins>
            </m:e>
            <m:sub>
              <w:ins w:id="468" w:author="作者">
                <m:r>
                  <m:rPr>
                    <m:sty m:val="bi"/>
                  </m:rPr>
                  <w:rPr>
                    <w:rFonts w:ascii="Cambria Math" w:hAnsi="Cambria Math"/>
                  </w:rPr>
                  <m:t>M</m:t>
                </m:r>
                <w:del w:id="469" w:author="作者">
                  <m:r>
                    <m:rPr>
                      <m:sty m:val="bi"/>
                    </m:rPr>
                    <w:rPr>
                      <w:rFonts w:ascii="Cambria Math" w:hAnsi="Cambria Math"/>
                    </w:rPr>
                    <m:t>mod</m:t>
                  </m:r>
                </w:del>
              </w:ins>
            </m:sub>
          </m:sSub>
          <w:ins w:id="470" w:author="作者">
            <m:r>
              <w:rPr>
                <w:rFonts w:ascii="Cambria Math" w:hAnsi="Cambria Math"/>
              </w:rPr>
              <m:t>∙(</m:t>
            </m:r>
            <w:del w:id="471" w:author="作者">
              <m:r>
                <m:rPr>
                  <m:sty m:val="bi"/>
                </m:rPr>
                <w:rPr>
                  <w:rFonts w:ascii="Cambria Math" w:hAnsi="Cambria Math"/>
                </w:rPr>
                <m:t>N</m:t>
              </m:r>
            </w:del>
            <m:r>
              <m:rPr>
                <m:sty m:val="bi"/>
              </m:rPr>
              <w:rPr>
                <w:rFonts w:ascii="Cambria Math" w:hAnsi="Cambria Math"/>
              </w:rPr>
              <m:t>O∙</m:t>
            </m:r>
          </w:ins>
          <m:d>
            <m:dPr>
              <m:ctrlPr>
                <w:ins w:id="472" w:author="作者">
                  <w:del w:id="473" w:author="作者">
                    <w:rPr>
                      <w:rFonts w:ascii="Cambria Math" w:hAnsi="Cambria Math"/>
                      <w:b/>
                      <w:i/>
                    </w:rPr>
                  </w:del>
                </w:ins>
              </m:ctrlPr>
            </m:dPr>
            <m:e>
              <w:ins w:id="474" w:author="作者">
                <w:del w:id="475" w:author="作者">
                  <m:r>
                    <m:rPr>
                      <m:sty m:val="bi"/>
                    </m:rPr>
                    <w:rPr>
                      <w:rFonts w:ascii="Cambria Math" w:hAnsi="Cambria Math"/>
                    </w:rPr>
                    <m:t>DR-1</m:t>
                  </m:r>
                </w:del>
              </w:ins>
            </m:e>
          </m:d>
          <w:ins w:id="476" w:author="作者">
            <m:r>
              <m:rPr>
                <m:sty m:val="bi"/>
              </m:rPr>
              <w:rPr>
                <w:rFonts w:ascii="Cambria Math" w:hAnsi="Cambria Math"/>
              </w:rPr>
              <m:t>D-3)</m:t>
            </m:r>
            <w:del w:id="477" w:author="作者">
              <m:r>
                <m:rPr>
                  <m:sty m:val="bi"/>
                </m:rPr>
                <w:rPr>
                  <w:rFonts w:ascii="Cambria Math" w:hAnsi="Cambria Math"/>
                </w:rPr>
                <m:t>1</m:t>
              </m:r>
            </w:del>
          </w:ins>
        </m:oMath>
      </m:oMathPara>
    </w:p>
    <w:p w:rsidR="0046097D" w:rsidRDefault="009777D1">
      <w:pPr>
        <w:rPr>
          <w:ins w:id="478" w:author="作者"/>
          <w:iCs/>
        </w:rPr>
        <w:pPrChange w:id="479" w:author="作者">
          <w:pPr>
            <w:jc w:val="center"/>
          </w:pPr>
        </w:pPrChange>
      </w:pPr>
      <w:ins w:id="480" w:author="作者">
        <w:r>
          <w:rPr>
            <w:iCs/>
          </w:rPr>
          <w:t xml:space="preserve">With </w:t>
        </w:r>
        <w:r w:rsidR="003B377C" w:rsidRPr="003B377C">
          <w:rPr>
            <w:i/>
            <w:rPrChange w:id="481" w:author="作者">
              <w:rPr>
                <w:iCs/>
              </w:rPr>
            </w:rPrChange>
          </w:rPr>
          <w:t>t</w:t>
        </w:r>
        <w:del w:id="482" w:author="作者">
          <w:r w:rsidR="003B377C" w:rsidRPr="003B377C">
            <w:rPr>
              <w:i/>
              <w:vertAlign w:val="subscript"/>
              <w:rPrChange w:id="483" w:author="作者">
                <w:rPr>
                  <w:iCs/>
                </w:rPr>
              </w:rPrChange>
            </w:rPr>
            <w:delText>m</w:delText>
          </w:r>
        </w:del>
        <w:r w:rsidR="00A039B1">
          <w:rPr>
            <w:i/>
            <w:vertAlign w:val="subscript"/>
          </w:rPr>
          <w:t>M</w:t>
        </w:r>
        <w:r>
          <w:rPr>
            <w:iCs/>
          </w:rPr>
          <w:t xml:space="preserve"> being the period of the modulator clock.</w:t>
        </w:r>
        <w:r w:rsidR="00BF6C77">
          <w:rPr>
            <w:iCs/>
          </w:rPr>
          <w:t xml:space="preserve"> This time is important because it tells how long it takes a sample to </w:t>
        </w:r>
        <w:del w:id="484" w:author="作者">
          <w:r w:rsidR="00BF6C77" w:rsidDel="00A039B1">
            <w:rPr>
              <w:iCs/>
            </w:rPr>
            <w:delText>propagate</w:delText>
          </w:r>
        </w:del>
        <w:r w:rsidR="00A039B1">
          <w:rPr>
            <w:iCs/>
          </w:rPr>
          <w:t>make its way</w:t>
        </w:r>
        <w:r w:rsidR="00BF6C77">
          <w:rPr>
            <w:iCs/>
          </w:rPr>
          <w:t xml:space="preserve"> </w:t>
        </w:r>
        <w:r w:rsidR="00A039B1">
          <w:rPr>
            <w:iCs/>
          </w:rPr>
          <w:t xml:space="preserve">completely </w:t>
        </w:r>
        <w:r w:rsidR="00BF6C77">
          <w:rPr>
            <w:iCs/>
          </w:rPr>
          <w:t xml:space="preserve">through the filter. </w:t>
        </w:r>
      </w:ins>
    </w:p>
    <w:p w:rsidR="0046097D" w:rsidRDefault="00BF6C77">
      <w:pPr>
        <w:rPr>
          <w:ins w:id="485" w:author="作者"/>
          <w:iCs/>
        </w:rPr>
        <w:pPrChange w:id="486" w:author="作者">
          <w:pPr>
            <w:jc w:val="center"/>
          </w:pPr>
        </w:pPrChange>
      </w:pPr>
      <w:ins w:id="487" w:author="作者">
        <w:r>
          <w:rPr>
            <w:iCs/>
          </w:rPr>
          <w:t>The center pin of the impulse response is half-way through the total filter length.</w:t>
        </w:r>
        <w:r w:rsidR="00A039B1">
          <w:rPr>
            <w:iCs/>
          </w:rPr>
          <w:t xml:space="preserve"> Therefore,</w:t>
        </w:r>
        <w:r>
          <w:rPr>
            <w:iCs/>
          </w:rPr>
          <w:t xml:space="preserve"> </w:t>
        </w:r>
        <w:del w:id="488" w:author="作者">
          <w:r w:rsidDel="00A039B1">
            <w:rPr>
              <w:iCs/>
            </w:rPr>
            <w:delText>T</w:delText>
          </w:r>
        </w:del>
        <w:r w:rsidR="00A039B1">
          <w:rPr>
            <w:iCs/>
          </w:rPr>
          <w:t>t</w:t>
        </w:r>
        <w:r>
          <w:rPr>
            <w:iCs/>
          </w:rPr>
          <w:t xml:space="preserve">he time it takes a sample to propagate </w:t>
        </w:r>
        <w:del w:id="489" w:author="作者">
          <w:r w:rsidDel="00E73314">
            <w:rPr>
              <w:iCs/>
            </w:rPr>
            <w:delText>half-way</w:delText>
          </w:r>
        </w:del>
        <w:r w:rsidR="00E73314">
          <w:rPr>
            <w:iCs/>
          </w:rPr>
          <w:t>halfway</w:t>
        </w:r>
        <w:r>
          <w:rPr>
            <w:iCs/>
          </w:rPr>
          <w:t xml:space="preserve"> through the filter must be:</w:t>
        </w:r>
      </w:ins>
    </w:p>
    <w:p w:rsidR="00BF6C77" w:rsidRPr="00B357C6" w:rsidRDefault="003B377C">
      <w:pPr>
        <w:jc w:val="center"/>
        <w:rPr>
          <w:iCs/>
        </w:rPr>
      </w:pPr>
      <m:oMathPara>
        <m:oMathParaPr>
          <m:jc m:val="centerGroup"/>
        </m:oMathParaPr>
        <m:oMath>
          <w:moveToRangeStart w:id="490" w:author="作者" w:name="move391994348"/>
          <m:f>
            <m:fPr>
              <m:ctrlPr>
                <w:rPr>
                  <w:rFonts w:ascii="Cambria Math" w:hAnsi="Cambria Math"/>
                  <w:i/>
                  <w:iCs/>
                </w:rPr>
              </m:ctrlPr>
            </m:fPr>
            <m:num>
              <m:sSub>
                <m:sSubPr>
                  <m:ctrlPr>
                    <w:del w:id="491" w:author="作者">
                      <w:rPr>
                        <w:rFonts w:ascii="Cambria Math" w:hAnsi="Cambria Math"/>
                        <w:i/>
                        <w:iCs/>
                      </w:rPr>
                    </w:del>
                  </m:ctrlPr>
                </m:sSubPr>
                <m:e>
                  <w:del w:id="492" w:author="作者">
                    <m:r>
                      <m:rPr>
                        <m:sty m:val="bi"/>
                      </m:rPr>
                      <w:rPr>
                        <w:rFonts w:ascii="Cambria Math" w:hAnsi="Cambria Math"/>
                      </w:rPr>
                      <m:t>t</m:t>
                    </m:r>
                  </w:del>
                </m:e>
                <m:sub>
                  <w:del w:id="493" w:author="作者">
                    <m:r>
                      <m:rPr>
                        <m:sty m:val="bi"/>
                      </m:rPr>
                      <w:rPr>
                        <w:rFonts w:ascii="Cambria Math" w:hAnsi="Cambria Math"/>
                      </w:rPr>
                      <m:t>mod</m:t>
                    </m:r>
                  </w:del>
                </m:sub>
              </m:sSub>
              <w:del w:id="494" w:author="作者">
                <m:r>
                  <w:rPr>
                    <w:rFonts w:ascii="Cambria Math" w:hAnsi="Cambria Math"/>
                  </w:rPr>
                  <m:t>∙</m:t>
                </m:r>
                <m:r>
                  <m:rPr>
                    <m:sty m:val="bi"/>
                  </m:rPr>
                  <w:rPr>
                    <w:rFonts w:ascii="Cambria Math" w:hAnsi="Cambria Math"/>
                  </w:rPr>
                  <m:t>N</m:t>
                </m:r>
              </w:del>
              <w:ins w:id="495" w:author="作者">
                <m:r>
                  <m:rPr>
                    <m:sty m:val="bi"/>
                  </m:rPr>
                  <w:rPr>
                    <w:rFonts w:ascii="Cambria Math" w:hAnsi="Cambria Math"/>
                  </w:rPr>
                  <m:t>O</m:t>
                </m:r>
              </w:ins>
              <m:r>
                <w:rPr>
                  <w:rFonts w:ascii="Cambria Math" w:hAnsi="Cambria Math"/>
                </w:rPr>
                <m:t>∙</m:t>
              </m:r>
              <w:ins w:id="496" w:author="作者">
                <m:r>
                  <w:rPr>
                    <w:rFonts w:ascii="Cambria Math" w:hAnsi="Cambria Math"/>
                  </w:rPr>
                  <m:t>D</m:t>
                </m:r>
              </w:ins>
              <m:d>
                <m:dPr>
                  <m:ctrlPr>
                    <w:del w:id="497" w:author="作者">
                      <w:rPr>
                        <w:rFonts w:ascii="Cambria Math" w:hAnsi="Cambria Math"/>
                        <w:i/>
                      </w:rPr>
                    </w:del>
                  </m:ctrlPr>
                </m:dPr>
                <m:e>
                  <w:del w:id="498" w:author="作者">
                    <m:r>
                      <m:rPr>
                        <m:sty m:val="bi"/>
                      </m:rPr>
                      <w:rPr>
                        <w:rFonts w:ascii="Cambria Math" w:hAnsi="Cambria Math"/>
                      </w:rPr>
                      <m:t>DR</m:t>
                    </m:r>
                    <m:r>
                      <w:rPr>
                        <w:rFonts w:ascii="Cambria Math" w:hAnsi="Cambria Math"/>
                      </w:rPr>
                      <m:t>-</m:t>
                    </m:r>
                    <m:r>
                      <m:rPr>
                        <m:sty m:val="bi"/>
                      </m:rPr>
                      <w:rPr>
                        <w:rFonts w:ascii="Cambria Math" w:hAnsi="Cambria Math"/>
                      </w:rPr>
                      <m:t>1</m:t>
                    </m:r>
                  </w:del>
                </m:e>
              </m:d>
              <w:ins w:id="499" w:author="作者">
                <m:r>
                  <w:rPr>
                    <w:rFonts w:ascii="Cambria Math" w:hAnsi="Cambria Math"/>
                  </w:rPr>
                  <m:t>-</m:t>
                </m:r>
                <m:r>
                  <m:rPr>
                    <m:sty m:val="bi"/>
                  </m:rPr>
                  <w:rPr>
                    <w:rFonts w:ascii="Cambria Math" w:hAnsi="Cambria Math"/>
                  </w:rPr>
                  <m:t>3</m:t>
                </m:r>
                <w:del w:id="500" w:author="作者">
                  <m:r>
                    <m:rPr>
                      <m:sty m:val="bi"/>
                    </m:rPr>
                    <w:rPr>
                      <w:rFonts w:ascii="Cambria Math" w:hAnsi="Cambria Math"/>
                    </w:rPr>
                    <m:t>1</m:t>
                  </m:r>
                </w:del>
              </w:ins>
              <m:r>
                <m:rPr>
                  <m:nor/>
                </m:rPr>
                <m:t> </m:t>
              </m:r>
            </m:num>
            <m:den>
              <m:r>
                <m:rPr>
                  <m:sty m:val="bi"/>
                </m:rPr>
                <w:rPr>
                  <w:rFonts w:ascii="Cambria Math" w:hAnsi="Cambria Math"/>
                </w:rPr>
                <m:t>2</m:t>
              </m:r>
            </m:den>
          </m:f>
        </m:oMath>
      </m:oMathPara>
    </w:p>
    <w:p w:rsidR="0046097D" w:rsidRDefault="00313886">
      <w:pPr>
        <w:pStyle w:val="21"/>
        <w:rPr>
          <w:ins w:id="501" w:author="作者"/>
        </w:rPr>
        <w:pPrChange w:id="502" w:author="作者">
          <w:pPr/>
        </w:pPrChange>
      </w:pPr>
      <w:bookmarkStart w:id="503" w:name="_Toc392507732"/>
      <w:moveToRangeEnd w:id="490"/>
      <w:ins w:id="504" w:author="作者">
        <w:r>
          <w:t>Impleme</w:t>
        </w:r>
        <w:r w:rsidR="003B66E7">
          <w:t>n</w:t>
        </w:r>
        <w:r>
          <w:t xml:space="preserve">tation of </w:t>
        </w:r>
        <w:r w:rsidR="003B377C" w:rsidRPr="003B377C">
          <w:rPr>
            <w:rPrChange w:id="505" w:author="作者">
              <w:rPr>
                <w:highlight w:val="yellow"/>
              </w:rPr>
            </w:rPrChange>
          </w:rPr>
          <w:t xml:space="preserve">impulse response </w:t>
        </w:r>
        <w:r>
          <w:t xml:space="preserve">alignment </w:t>
        </w:r>
        <w:r w:rsidR="003B377C" w:rsidRPr="003B377C">
          <w:rPr>
            <w:rPrChange w:id="506" w:author="作者">
              <w:rPr>
                <w:highlight w:val="yellow"/>
              </w:rPr>
            </w:rPrChange>
          </w:rPr>
          <w:t>to PWM</w:t>
        </w:r>
        <w:bookmarkEnd w:id="503"/>
      </w:ins>
    </w:p>
    <w:p w:rsidR="0046097D" w:rsidRDefault="006649B1">
      <w:pPr>
        <w:rPr>
          <w:del w:id="507" w:author="作者"/>
          <w:iCs/>
        </w:rPr>
        <w:pPrChange w:id="508" w:author="作者">
          <w:pPr>
            <w:jc w:val="center"/>
          </w:pPr>
        </w:pPrChange>
      </w:pPr>
      <w:ins w:id="509" w:author="作者">
        <w:r>
          <w:rPr>
            <w:iCs/>
          </w:rPr>
          <w:t xml:space="preserve">The previous section described how the impulse response must be aligned to PWM to extract the true average motor current. This section will describe how the implementation can be done </w:t>
        </w:r>
        <w:r w:rsidR="00081491">
          <w:rPr>
            <w:iCs/>
          </w:rPr>
          <w:t>o</w:t>
        </w:r>
        <w:del w:id="510" w:author="作者">
          <w:r w:rsidDel="00081491">
            <w:rPr>
              <w:iCs/>
            </w:rPr>
            <w:delText>i</w:delText>
          </w:r>
        </w:del>
        <w:r>
          <w:rPr>
            <w:iCs/>
          </w:rPr>
          <w:t>n ADSP-CM40x.</w:t>
        </w:r>
      </w:ins>
    </w:p>
    <w:p w:rsidR="0046097D" w:rsidRDefault="0046097D">
      <w:pPr>
        <w:rPr>
          <w:ins w:id="511" w:author="作者"/>
          <w:iCs/>
        </w:rPr>
        <w:pPrChange w:id="512" w:author="作者">
          <w:pPr>
            <w:jc w:val="center"/>
          </w:pPr>
        </w:pPrChange>
      </w:pPr>
    </w:p>
    <w:p w:rsidR="0046097D" w:rsidRDefault="006649B1">
      <w:pPr>
        <w:rPr>
          <w:ins w:id="513" w:author="作者"/>
          <w:iCs/>
        </w:rPr>
        <w:pPrChange w:id="514" w:author="作者">
          <w:pPr>
            <w:jc w:val="center"/>
          </w:pPr>
        </w:pPrChange>
      </w:pPr>
      <w:ins w:id="515" w:author="作者">
        <w:r>
          <w:rPr>
            <w:iCs/>
          </w:rPr>
          <w:t xml:space="preserve">The task is to align the center pin of the impulse response </w:t>
        </w:r>
        <w:del w:id="516" w:author="作者">
          <w:r w:rsidDel="00081491">
            <w:rPr>
              <w:iCs/>
            </w:rPr>
            <w:delText xml:space="preserve">must </w:delText>
          </w:r>
        </w:del>
        <w:r>
          <w:rPr>
            <w:iCs/>
          </w:rPr>
          <w:t xml:space="preserve">to PWM_SYNC. </w:t>
        </w:r>
        <w:r w:rsidR="00081491">
          <w:rPr>
            <w:iCs/>
          </w:rPr>
          <w:t xml:space="preserve">From the previous section, </w:t>
        </w:r>
        <w:del w:id="517" w:author="作者">
          <w:r w:rsidDel="00081491">
            <w:rPr>
              <w:iCs/>
            </w:rPr>
            <w:delText>I</w:delText>
          </w:r>
        </w:del>
        <w:r w:rsidR="00081491">
          <w:rPr>
            <w:iCs/>
          </w:rPr>
          <w:t>i</w:t>
        </w:r>
        <w:r>
          <w:rPr>
            <w:iCs/>
          </w:rPr>
          <w:t>t is known the center pin is found half an impulse response after the first pin of the filter. Measured in seconds that is:</w:t>
        </w:r>
        <m:r>
          <m:rPr>
            <m:sty m:val="p"/>
          </m:rPr>
          <w:rPr>
            <w:rFonts w:ascii="Cambria Math" w:hAnsi="Cambria Math"/>
          </w:rPr>
          <w:br/>
        </m:r>
        <m:oMathPara>
          <m:oMathParaPr>
            <m:jc m:val="centerGroup"/>
          </m:oMathParaPr>
          <m:oMath>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M</m:t>
                    </m:r>
                    <w:del w:id="518" w:author="作者">
                      <m:r>
                        <m:rPr>
                          <m:sty m:val="bi"/>
                        </m:rPr>
                        <w:rPr>
                          <w:rFonts w:ascii="Cambria Math" w:hAnsi="Cambria Math"/>
                        </w:rPr>
                        <m:t>mod</m:t>
                      </m:r>
                    </w:del>
                  </m:sub>
                </m:sSub>
                <m:r>
                  <w:rPr>
                    <w:rFonts w:ascii="Cambria Math" w:hAnsi="Cambria Math"/>
                  </w:rPr>
                  <m:t>∙(</m:t>
                </m:r>
                <w:del w:id="519" w:author="作者">
                  <m:r>
                    <m:rPr>
                      <m:sty m:val="bi"/>
                    </m:rPr>
                    <w:rPr>
                      <w:rFonts w:ascii="Cambria Math" w:hAnsi="Cambria Math"/>
                    </w:rPr>
                    <m:t>N</m:t>
                  </m:r>
                </w:del>
                <m:r>
                  <m:rPr>
                    <m:sty m:val="bi"/>
                  </m:rPr>
                  <w:rPr>
                    <w:rFonts w:ascii="Cambria Math" w:hAnsi="Cambria Math"/>
                  </w:rPr>
                  <m:t>O</m:t>
                </m:r>
                <m:r>
                  <w:rPr>
                    <w:rFonts w:ascii="Cambria Math" w:hAnsi="Cambria Math"/>
                  </w:rPr>
                  <m:t>∙</m:t>
                </m:r>
                <m:d>
                  <m:dPr>
                    <m:ctrlPr>
                      <w:del w:id="520" w:author="作者">
                        <w:rPr>
                          <w:rFonts w:ascii="Cambria Math" w:hAnsi="Cambria Math"/>
                          <w:i/>
                        </w:rPr>
                      </w:del>
                    </m:ctrlPr>
                  </m:dPr>
                  <m:e>
                    <w:del w:id="521" w:author="作者">
                      <m:r>
                        <m:rPr>
                          <m:sty m:val="bi"/>
                        </m:rPr>
                        <w:rPr>
                          <w:rFonts w:ascii="Cambria Math" w:hAnsi="Cambria Math"/>
                        </w:rPr>
                        <m:t>DR</m:t>
                      </m:r>
                      <m:r>
                        <w:rPr>
                          <w:rFonts w:ascii="Cambria Math" w:hAnsi="Cambria Math"/>
                        </w:rPr>
                        <m:t>-</m:t>
                      </m:r>
                      <m:r>
                        <m:rPr>
                          <m:sty m:val="bi"/>
                        </m:rPr>
                        <w:rPr>
                          <w:rFonts w:ascii="Cambria Math" w:hAnsi="Cambria Math"/>
                        </w:rPr>
                        <m:t>1</m:t>
                      </m:r>
                    </w:del>
                  </m:e>
                </m:d>
                <m:r>
                  <w:rPr>
                    <w:rFonts w:ascii="Cambria Math" w:hAnsi="Cambria Math"/>
                  </w:rPr>
                  <m:t>D-</m:t>
                </m:r>
                <m:r>
                  <m:rPr>
                    <m:sty m:val="bi"/>
                  </m:rPr>
                  <w:rPr>
                    <w:rFonts w:ascii="Cambria Math" w:hAnsi="Cambria Math"/>
                  </w:rPr>
                  <m:t>3</m:t>
                </m:r>
                <w:del w:id="522" w:author="作者">
                  <m:r>
                    <m:rPr>
                      <m:sty m:val="bi"/>
                    </m:rPr>
                    <w:rPr>
                      <w:rFonts w:ascii="Cambria Math" w:hAnsi="Cambria Math"/>
                    </w:rPr>
                    <m:t>1</m:t>
                  </m:r>
                </w:del>
                <m:r>
                  <m:rPr>
                    <m:sty m:val="bi"/>
                  </m:rPr>
                  <w:rPr>
                    <w:rFonts w:ascii="Cambria Math" w:hAnsi="Cambria Math"/>
                  </w:rPr>
                  <m:t>)</m:t>
                </m:r>
                <m:r>
                  <m:rPr>
                    <m:nor/>
                  </m:rPr>
                  <m:t> </m:t>
                </m:r>
              </m:num>
              <m:den>
                <m:r>
                  <m:rPr>
                    <m:sty m:val="bi"/>
                  </m:rPr>
                  <w:rPr>
                    <w:rFonts w:ascii="Cambria Math" w:hAnsi="Cambria Math"/>
                  </w:rPr>
                  <m:t>2</m:t>
                </m:r>
              </m:den>
            </m:f>
          </m:oMath>
        </m:oMathPara>
      </w:ins>
    </w:p>
    <w:p w:rsidR="0046097D" w:rsidRDefault="006649B1">
      <w:pPr>
        <w:rPr>
          <w:ins w:id="523" w:author="作者"/>
          <w:del w:id="524" w:author="作者"/>
          <w:bCs/>
        </w:rPr>
        <w:pPrChange w:id="525" w:author="作者">
          <w:pPr>
            <w:jc w:val="center"/>
          </w:pPr>
        </w:pPrChange>
      </w:pPr>
      <w:ins w:id="526" w:author="作者">
        <w:r>
          <w:rPr>
            <w:iCs/>
          </w:rPr>
          <w:t xml:space="preserve">In other words, if </w:t>
        </w:r>
        <w:r w:rsidR="00DA7721">
          <w:rPr>
            <w:iCs/>
          </w:rPr>
          <w:t>feed of input data starts</w:t>
        </w:r>
        <w:r w:rsidR="00FF4BCF">
          <w:rPr>
            <w:iCs/>
          </w:rPr>
          <w:t xml:space="preserve"> </w:t>
        </w:r>
        <w:del w:id="527" w:author="作者">
          <w:r w:rsidR="003B377C" w:rsidRPr="003B377C">
            <w:rPr>
              <w:i/>
              <w:rPrChange w:id="528" w:author="作者">
                <w:rPr>
                  <w:iCs/>
                </w:rPr>
              </w:rPrChange>
            </w:rPr>
            <w:delText>(</w:delText>
          </w:r>
        </w:del>
        <w:r w:rsidR="003B377C" w:rsidRPr="003B377C">
          <w:rPr>
            <w:i/>
            <w:rPrChange w:id="529" w:author="作者">
              <w:rPr>
                <w:iCs/>
              </w:rPr>
            </w:rPrChange>
          </w:rPr>
          <w:t>t</w:t>
        </w:r>
        <w:del w:id="530" w:author="作者">
          <w:r w:rsidR="003B377C" w:rsidRPr="003B377C">
            <w:rPr>
              <w:i/>
              <w:vertAlign w:val="subscript"/>
              <w:rPrChange w:id="531" w:author="作者">
                <w:rPr>
                  <w:iCs/>
                </w:rPr>
              </w:rPrChange>
            </w:rPr>
            <w:delText>m</w:delText>
          </w:r>
        </w:del>
        <w:r w:rsidR="003666FF">
          <w:rPr>
            <w:i/>
            <w:vertAlign w:val="subscript"/>
          </w:rPr>
          <w:t>M</w:t>
        </w:r>
        <w:r w:rsidR="003B377C" w:rsidRPr="003B377C">
          <w:rPr>
            <w:i/>
            <w:rPrChange w:id="532" w:author="作者">
              <w:rPr>
                <w:iCs/>
              </w:rPr>
            </w:rPrChange>
          </w:rPr>
          <w:sym w:font="Symbol" w:char="F0D7"/>
        </w:r>
        <w:r w:rsidR="00D456A6">
          <w:rPr>
            <w:i/>
          </w:rPr>
          <w:t>(</w:t>
        </w:r>
        <w:r w:rsidR="003B377C" w:rsidRPr="003B377C">
          <w:rPr>
            <w:i/>
            <w:rPrChange w:id="533" w:author="作者">
              <w:rPr>
                <w:iCs/>
              </w:rPr>
            </w:rPrChange>
          </w:rPr>
          <w:t>O</w:t>
        </w:r>
        <w:r w:rsidR="003B377C" w:rsidRPr="003B377C">
          <w:rPr>
            <w:i/>
            <w:rPrChange w:id="534" w:author="作者">
              <w:rPr>
                <w:iCs/>
              </w:rPr>
            </w:rPrChange>
          </w:rPr>
          <w:sym w:font="Symbol" w:char="F0D7"/>
        </w:r>
        <w:del w:id="535" w:author="作者">
          <w:r w:rsidR="003B377C" w:rsidRPr="003B377C">
            <w:rPr>
              <w:i/>
              <w:rPrChange w:id="536" w:author="作者">
                <w:rPr>
                  <w:iCs/>
                </w:rPr>
              </w:rPrChange>
            </w:rPr>
            <w:delText>(</w:delText>
          </w:r>
        </w:del>
        <w:r w:rsidR="003B377C" w:rsidRPr="003B377C">
          <w:rPr>
            <w:i/>
            <w:rPrChange w:id="537" w:author="作者">
              <w:rPr>
                <w:iCs/>
              </w:rPr>
            </w:rPrChange>
          </w:rPr>
          <w:t>D</w:t>
        </w:r>
        <w:del w:id="538" w:author="作者">
          <w:r w:rsidR="003B377C" w:rsidRPr="003B377C">
            <w:rPr>
              <w:i/>
              <w:rPrChange w:id="539" w:author="作者">
                <w:rPr>
                  <w:iCs/>
                </w:rPr>
              </w:rPrChange>
            </w:rPr>
            <w:delText>-1)</w:delText>
          </w:r>
        </w:del>
        <w:r w:rsidR="003B377C" w:rsidRPr="003B377C">
          <w:rPr>
            <w:i/>
            <w:rPrChange w:id="540" w:author="作者">
              <w:rPr>
                <w:iCs/>
              </w:rPr>
            </w:rPrChange>
          </w:rPr>
          <w:t>-</w:t>
        </w:r>
        <w:r w:rsidR="00081491">
          <w:rPr>
            <w:i/>
          </w:rPr>
          <w:t>3</w:t>
        </w:r>
        <w:del w:id="541" w:author="作者">
          <w:r w:rsidR="003B377C" w:rsidRPr="003B377C">
            <w:rPr>
              <w:i/>
              <w:rPrChange w:id="542" w:author="作者">
                <w:rPr>
                  <w:iCs/>
                </w:rPr>
              </w:rPrChange>
            </w:rPr>
            <w:delText>1</w:delText>
          </w:r>
        </w:del>
        <w:r w:rsidR="003B377C" w:rsidRPr="003B377C">
          <w:rPr>
            <w:i/>
            <w:rPrChange w:id="543" w:author="作者">
              <w:rPr>
                <w:iCs/>
              </w:rPr>
            </w:rPrChange>
          </w:rPr>
          <w:t xml:space="preserve">)/2 </w:t>
        </w:r>
        <w:del w:id="544" w:author="作者">
          <w:r w:rsidR="003B377C" w:rsidRPr="003B377C">
            <w:rPr>
              <w:b/>
              <w:bCs/>
              <w:iCs/>
              <w:rPrChange w:id="545" w:author="作者">
                <w:rPr>
                  <w:iCs/>
                </w:rPr>
              </w:rPrChange>
            </w:rPr>
            <w:delText>(</w:delText>
          </w:r>
          <m:oMath>
            <m:sSub>
              <m:sSubPr>
                <m:ctrlPr>
                  <w:rPr>
                    <w:rFonts w:ascii="Cambria Math" w:hAnsi="Cambria Math"/>
                    <w:b/>
                    <w:bCs/>
                    <w:i/>
                    <w:iCs/>
                  </w:rPr>
                </m:ctrlPr>
              </m:sSubPr>
              <m:e>
                <m:r>
                  <m:rPr>
                    <m:sty m:val="bi"/>
                  </m:rPr>
                  <w:rPr>
                    <w:rFonts w:ascii="Cambria Math" w:hAnsi="Cambria Math"/>
                  </w:rPr>
                  <m:t>t</m:t>
                </m:r>
              </m:e>
              <m:sub>
                <m:r>
                  <m:rPr>
                    <m:sty m:val="bi"/>
                  </m:rPr>
                  <w:rPr>
                    <w:rFonts w:ascii="Cambria Math" w:hAnsi="Cambria Math"/>
                  </w:rPr>
                  <m:t>m</m:t>
                </m:r>
              </m:sub>
            </m:sSub>
            <m:r>
              <m:rPr>
                <m:sty m:val="bi"/>
              </m:rPr>
              <w:rPr>
                <w:rFonts w:ascii="Cambria Math" w:hAnsi="Cambria Math"/>
              </w:rPr>
              <m:t>∙O∙</m:t>
            </m:r>
            <m:d>
              <m:dPr>
                <m:ctrlPr>
                  <w:rPr>
                    <w:rFonts w:ascii="Cambria Math" w:hAnsi="Cambria Math"/>
                    <w:b/>
                    <w:bCs/>
                    <w:i/>
                  </w:rPr>
                </m:ctrlPr>
              </m:dPr>
              <m:e>
                <m:r>
                  <m:rPr>
                    <m:sty m:val="bi"/>
                  </m:rPr>
                  <w:rPr>
                    <w:rFonts w:ascii="Cambria Math" w:hAnsi="Cambria Math"/>
                  </w:rPr>
                  <m:t>D-1</m:t>
                </m:r>
              </m:e>
            </m:d>
            <m:r>
              <m:rPr>
                <m:sty m:val="bi"/>
              </m:rPr>
              <w:rPr>
                <w:rFonts w:ascii="Cambria Math" w:hAnsi="Cambria Math"/>
              </w:rPr>
              <m:t>-1)/2</m:t>
            </m:r>
          </m:oMath>
          <w:r w:rsidR="00DA7721" w:rsidDel="00FF4BCF">
            <w:rPr>
              <w:b/>
            </w:rPr>
            <w:delText xml:space="preserve"> </w:delText>
          </w:r>
        </w:del>
        <w:r w:rsidR="003B377C" w:rsidRPr="003B377C">
          <w:rPr>
            <w:bCs/>
            <w:i/>
            <w:iCs/>
            <w:rPrChange w:id="546" w:author="作者">
              <w:rPr>
                <w:bCs/>
              </w:rPr>
            </w:rPrChange>
          </w:rPr>
          <w:t>before</w:t>
        </w:r>
        <w:r w:rsidR="00DA7721">
          <w:rPr>
            <w:bCs/>
          </w:rPr>
          <w:t xml:space="preserve"> PWM_SYNC</w:t>
        </w:r>
        <w:r w:rsidR="00FF4BCF">
          <w:rPr>
            <w:bCs/>
          </w:rPr>
          <w:t>,</w:t>
        </w:r>
        <w:r w:rsidR="00DA7721">
          <w:rPr>
            <w:bCs/>
          </w:rPr>
          <w:t xml:space="preserve"> the center pin will align with PWM_SYNC as shown in </w:t>
        </w:r>
        <w:r w:rsidR="003B377C">
          <w:rPr>
            <w:bCs/>
          </w:rPr>
          <w:fldChar w:fldCharType="begin"/>
        </w:r>
        <w:r w:rsidR="00DA7721">
          <w:rPr>
            <w:bCs/>
          </w:rPr>
          <w:instrText xml:space="preserve"> REF _Ref391992182 \h </w:instrText>
        </w:r>
      </w:ins>
      <w:r w:rsidR="003B377C">
        <w:rPr>
          <w:bCs/>
        </w:rPr>
      </w:r>
      <w:r w:rsidR="003B377C">
        <w:rPr>
          <w:bCs/>
        </w:rPr>
        <w:fldChar w:fldCharType="separate"/>
      </w:r>
      <w:ins w:id="547" w:author="作者">
        <w:r w:rsidR="00DA7721">
          <w:t xml:space="preserve">Figure </w:t>
        </w:r>
        <w:r w:rsidR="00DA7721">
          <w:rPr>
            <w:noProof/>
          </w:rPr>
          <w:t>9</w:t>
        </w:r>
        <w:r w:rsidR="003B377C">
          <w:rPr>
            <w:bCs/>
          </w:rPr>
          <w:fldChar w:fldCharType="end"/>
        </w:r>
        <w:r w:rsidR="00DA7721">
          <w:rPr>
            <w:bCs/>
          </w:rPr>
          <w:t>.</w:t>
        </w:r>
      </w:ins>
    </w:p>
    <w:p w:rsidR="0046097D" w:rsidRDefault="00A20D3D">
      <w:pPr>
        <w:rPr>
          <w:ins w:id="548" w:author="作者"/>
          <w:bCs/>
        </w:rPr>
        <w:pPrChange w:id="549" w:author="作者">
          <w:pPr>
            <w:jc w:val="center"/>
          </w:pPr>
        </w:pPrChange>
      </w:pPr>
      <w:ins w:id="550" w:author="作者">
        <w:r>
          <w:rPr>
            <w:bCs/>
          </w:rPr>
          <w:t xml:space="preserve"> </w:t>
        </w:r>
        <w:r w:rsidR="00FF4BCF">
          <w:rPr>
            <w:bCs/>
          </w:rPr>
          <w:t>Feed</w:t>
        </w:r>
        <w:r>
          <w:rPr>
            <w:bCs/>
          </w:rPr>
          <w:t xml:space="preserve"> of</w:t>
        </w:r>
        <w:del w:id="551" w:author="作者">
          <w:r w:rsidR="00FF4BCF" w:rsidDel="00A20D3D">
            <w:rPr>
              <w:bCs/>
            </w:rPr>
            <w:delText>ing</w:delText>
          </w:r>
        </w:del>
        <w:r w:rsidR="00FF4BCF">
          <w:rPr>
            <w:bCs/>
          </w:rPr>
          <w:t xml:space="preserve"> data to the filter is controlled by enable/disable of the modulator clock</w:t>
        </w:r>
      </w:ins>
    </w:p>
    <w:p w:rsidR="0046097D" w:rsidRDefault="00DA7721">
      <w:pPr>
        <w:rPr>
          <w:ins w:id="552" w:author="作者"/>
          <w:del w:id="553" w:author="作者"/>
          <w:iCs/>
        </w:rPr>
        <w:pPrChange w:id="554" w:author="作者">
          <w:pPr>
            <w:jc w:val="center"/>
          </w:pPr>
        </w:pPrChange>
      </w:pPr>
      <w:ins w:id="555" w:author="作者">
        <w:del w:id="556" w:author="作者">
          <m:r>
            <m:rPr>
              <m:sty m:val="p"/>
            </m:rPr>
            <w:rPr>
              <w:rFonts w:ascii="Cambria Math" w:hAnsi="Cambria Math"/>
            </w:rPr>
            <w:br/>
          </m:r>
        </w:del>
      </w:ins>
    </w:p>
    <w:p w:rsidR="0046097D" w:rsidRDefault="00B357C6">
      <w:pPr>
        <w:rPr>
          <w:ins w:id="557" w:author="作者"/>
          <w:del w:id="558" w:author="作者"/>
          <w:iCs/>
        </w:rPr>
        <w:pPrChange w:id="559" w:author="作者">
          <w:pPr>
            <w:jc w:val="center"/>
          </w:pPr>
        </w:pPrChange>
      </w:pPr>
      <w:ins w:id="560" w:author="作者">
        <w:r>
          <w:rPr>
            <w:iCs/>
          </w:rPr>
          <w:t xml:space="preserve">Advancing </w:t>
        </w:r>
        <w:del w:id="561" w:author="作者">
          <w:r w:rsidDel="001B46E5">
            <w:rPr>
              <w:iCs/>
            </w:rPr>
            <w:delText>start</w:delText>
          </w:r>
        </w:del>
        <w:r w:rsidR="001B46E5">
          <w:rPr>
            <w:iCs/>
          </w:rPr>
          <w:t xml:space="preserve">enablement </w:t>
        </w:r>
        <w:del w:id="562" w:author="作者">
          <w:r w:rsidDel="001B46E5">
            <w:rPr>
              <w:iCs/>
            </w:rPr>
            <w:delText xml:space="preserve"> </w:delText>
          </w:r>
        </w:del>
        <w:r>
          <w:rPr>
            <w:iCs/>
          </w:rPr>
          <w:t>of</w:t>
        </w:r>
        <w:r w:rsidR="001B46E5">
          <w:rPr>
            <w:iCs/>
          </w:rPr>
          <w:t xml:space="preserve"> the</w:t>
        </w:r>
        <w:r>
          <w:rPr>
            <w:iCs/>
          </w:rPr>
          <w:t xml:space="preserve"> modulator clock with respect to PWM</w:t>
        </w:r>
        <w:r w:rsidR="001B46E5">
          <w:rPr>
            <w:iCs/>
          </w:rPr>
          <w:t>_SYNC</w:t>
        </w:r>
        <w:r>
          <w:rPr>
            <w:iCs/>
          </w:rPr>
          <w:t xml:space="preserve"> is </w:t>
        </w:r>
        <w:del w:id="563" w:author="作者">
          <w:r w:rsidDel="005F23F8">
            <w:rPr>
              <w:iCs/>
            </w:rPr>
            <w:delText>difficult</w:delText>
          </w:r>
        </w:del>
        <w:r w:rsidR="005F23F8">
          <w:rPr>
            <w:iCs/>
          </w:rPr>
          <w:t>impossible</w:t>
        </w:r>
        <w:r>
          <w:rPr>
            <w:iCs/>
          </w:rPr>
          <w:t xml:space="preserve"> </w:t>
        </w:r>
        <w:r w:rsidR="005F23F8">
          <w:rPr>
            <w:iCs/>
          </w:rPr>
          <w:t>since it would require generation of</w:t>
        </w:r>
        <w:del w:id="564" w:author="作者">
          <w:r w:rsidDel="005F23F8">
            <w:rPr>
              <w:iCs/>
            </w:rPr>
            <w:delText>as PWM_SYNC is needed as reference.</w:delText>
          </w:r>
        </w:del>
        <w:r w:rsidR="005F23F8">
          <w:rPr>
            <w:iCs/>
          </w:rPr>
          <w:t xml:space="preserve"> a </w:t>
        </w:r>
        <w:r w:rsidR="00081491">
          <w:rPr>
            <w:iCs/>
          </w:rPr>
          <w:t>“</w:t>
        </w:r>
        <w:r w:rsidR="005F23F8">
          <w:rPr>
            <w:iCs/>
          </w:rPr>
          <w:t>negative del</w:t>
        </w:r>
        <w:r w:rsidR="00081491">
          <w:rPr>
            <w:iCs/>
          </w:rPr>
          <w:t>a</w:t>
        </w:r>
        <w:r w:rsidR="005F23F8">
          <w:rPr>
            <w:iCs/>
          </w:rPr>
          <w:t>y</w:t>
        </w:r>
        <w:r w:rsidR="00081491">
          <w:rPr>
            <w:iCs/>
          </w:rPr>
          <w:t>”</w:t>
        </w:r>
        <w:r w:rsidR="005F23F8">
          <w:rPr>
            <w:iCs/>
          </w:rPr>
          <w:t xml:space="preserve">.  That is, when PWM_SYNC is needed, </w:t>
        </w:r>
        <w:r w:rsidR="00081491">
          <w:rPr>
            <w:iCs/>
          </w:rPr>
          <w:t xml:space="preserve">PWM has not yet been started. </w:t>
        </w:r>
        <w:r w:rsidR="005F23F8">
          <w:rPr>
            <w:iCs/>
          </w:rPr>
          <w:t xml:space="preserve">However, </w:t>
        </w:r>
      </w:ins>
    </w:p>
    <w:p w:rsidR="0046097D" w:rsidRDefault="00B357C6">
      <w:pPr>
        <w:rPr>
          <w:ins w:id="565" w:author="作者"/>
        </w:rPr>
        <w:pPrChange w:id="566" w:author="作者">
          <w:pPr>
            <w:jc w:val="center"/>
          </w:pPr>
        </w:pPrChange>
      </w:pPr>
      <w:ins w:id="567" w:author="作者">
        <w:del w:id="568" w:author="作者">
          <w:r w:rsidDel="005F23F8">
            <w:rPr>
              <w:iCs/>
            </w:rPr>
            <w:delText>I</w:delText>
          </w:r>
        </w:del>
        <w:r w:rsidR="005F23F8">
          <w:rPr>
            <w:iCs/>
          </w:rPr>
          <w:t>i</w:t>
        </w:r>
        <w:r>
          <w:rPr>
            <w:iCs/>
          </w:rPr>
          <w:t>nstead of advancing</w:t>
        </w:r>
        <w:r w:rsidR="005F23F8">
          <w:rPr>
            <w:iCs/>
          </w:rPr>
          <w:t xml:space="preserve"> start of the</w:t>
        </w:r>
        <w:r>
          <w:rPr>
            <w:iCs/>
          </w:rPr>
          <w:t xml:space="preserve"> modulator clock</w:t>
        </w:r>
        <w:r w:rsidR="005F23F8">
          <w:rPr>
            <w:iCs/>
          </w:rPr>
          <w:t xml:space="preserve"> the </w:t>
        </w:r>
        <w:del w:id="569" w:author="作者">
          <w:r w:rsidR="005F23F8" w:rsidDel="003666FF">
            <w:rPr>
              <w:iCs/>
            </w:rPr>
            <w:delText>exact</w:delText>
          </w:r>
        </w:del>
        <w:r w:rsidR="003666FF">
          <w:rPr>
            <w:iCs/>
          </w:rPr>
          <w:t>exactly the</w:t>
        </w:r>
        <w:r w:rsidR="005F23F8">
          <w:rPr>
            <w:iCs/>
          </w:rPr>
          <w:t xml:space="preserve"> same effect can be achieved by delaying start of the modulator clock by</w:t>
        </w:r>
        <w:r w:rsidR="003666FF">
          <w:rPr>
            <w:iCs/>
          </w:rPr>
          <w:t>:</w:t>
        </w:r>
        <w:del w:id="570" w:author="作者">
          <w:r w:rsidDel="005F23F8">
            <w:rPr>
              <w:iCs/>
            </w:rPr>
            <w:delText xml:space="preserve"> by</w:delText>
          </w:r>
        </w:del>
      </w:ins>
    </w:p>
    <w:p w:rsidR="00B357C6" w:rsidRPr="00B357C6" w:rsidDel="00DA2578" w:rsidRDefault="003B377C" w:rsidP="005F23F8">
      <w:pPr>
        <w:jc w:val="center"/>
        <w:rPr>
          <w:ins w:id="571" w:author="作者"/>
          <w:del w:id="572" w:author="作者"/>
          <w:iCs/>
        </w:rPr>
      </w:pPr>
      <m:oMathPara>
        <m:oMathParaPr>
          <m:jc m:val="centerGroup"/>
        </m:oMathParaPr>
        <m:oMath>
          <w:moveFromRangeStart w:id="573" w:author="作者" w:name="move391994348"/>
          <m:f>
            <m:fPr>
              <m:ctrlPr>
                <w:ins w:id="574" w:author="作者">
                  <w:del w:id="575" w:author="作者">
                    <w:rPr>
                      <w:rFonts w:ascii="Cambria Math" w:hAnsi="Cambria Math"/>
                      <w:i/>
                      <w:iCs/>
                    </w:rPr>
                  </w:del>
                </w:ins>
              </m:ctrlPr>
            </m:fPr>
            <m:num>
              <m:sSub>
                <m:sSubPr>
                  <m:ctrlPr>
                    <w:ins w:id="576" w:author="作者">
                      <w:del w:id="577" w:author="作者">
                        <w:rPr>
                          <w:rFonts w:ascii="Cambria Math" w:hAnsi="Cambria Math"/>
                          <w:i/>
                          <w:iCs/>
                        </w:rPr>
                      </w:del>
                    </w:ins>
                  </m:ctrlPr>
                </m:sSubPr>
                <m:e>
                  <w:ins w:id="578" w:author="作者">
                    <w:del w:id="579" w:author="作者">
                      <m:r>
                        <m:rPr>
                          <m:sty m:val="bi"/>
                        </m:rPr>
                        <w:rPr>
                          <w:rFonts w:ascii="Cambria Math" w:hAnsi="Cambria Math"/>
                        </w:rPr>
                        <m:t>t</m:t>
                      </m:r>
                    </w:del>
                  </w:ins>
                </m:e>
                <m:sub>
                  <w:ins w:id="580" w:author="作者">
                    <w:del w:id="581" w:author="作者">
                      <m:r>
                        <m:rPr>
                          <m:sty m:val="bi"/>
                        </m:rPr>
                        <w:rPr>
                          <w:rFonts w:ascii="Cambria Math" w:hAnsi="Cambria Math"/>
                        </w:rPr>
                        <m:t>mod</m:t>
                      </m:r>
                    </w:del>
                  </w:ins>
                </m:sub>
              </m:sSub>
              <w:ins w:id="582" w:author="作者">
                <w:del w:id="583" w:author="作者">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DR</m:t>
                  </m:r>
                  <m:r>
                    <w:rPr>
                      <w:rFonts w:ascii="Cambria Math" w:hAnsi="Cambria Math"/>
                    </w:rPr>
                    <m:t>-</m:t>
                  </m:r>
                  <m:r>
                    <m:rPr>
                      <m:sty m:val="bi"/>
                    </m:rPr>
                    <w:rPr>
                      <w:rFonts w:ascii="Cambria Math" w:hAnsi="Cambria Math"/>
                    </w:rPr>
                    <m:t>1</m:t>
                  </m:r>
                  <m:r>
                    <w:rPr>
                      <w:rFonts w:ascii="Cambria Math" w:hAnsi="Cambria Math"/>
                    </w:rPr>
                    <m:t>)</m:t>
                  </m:r>
                  <m:r>
                    <m:rPr>
                      <m:nor/>
                    </m:rPr>
                    <m:t> </m:t>
                  </m:r>
                </w:del>
              </w:ins>
            </m:num>
            <m:den>
              <w:ins w:id="584" w:author="作者">
                <w:del w:id="585" w:author="作者">
                  <m:r>
                    <m:rPr>
                      <m:sty m:val="bi"/>
                    </m:rPr>
                    <w:rPr>
                      <w:rFonts w:ascii="Cambria Math" w:hAnsi="Cambria Math"/>
                    </w:rPr>
                    <m:t>2</m:t>
                  </m:r>
                </w:del>
              </w:ins>
            </m:den>
          </m:f>
        </m:oMath>
      </m:oMathPara>
    </w:p>
    <w:moveFromRangeEnd w:id="573"/>
    <w:p w:rsidR="0046097D" w:rsidRDefault="00B357C6">
      <w:pPr>
        <w:rPr>
          <w:ins w:id="586" w:author="作者"/>
          <w:del w:id="587" w:author="作者"/>
          <w:iCs/>
        </w:rPr>
        <w:pPrChange w:id="588" w:author="Author">
          <w:pPr>
            <w:jc w:val="center"/>
          </w:pPr>
        </w:pPrChange>
      </w:pPr>
      <w:ins w:id="589" w:author="作者">
        <w:del w:id="590" w:author="作者">
          <w:r w:rsidDel="005F23F8">
            <w:rPr>
              <w:iCs/>
            </w:rPr>
            <w:delText xml:space="preserve">Clock is delayed by </w:delText>
          </w:r>
        </w:del>
      </w:ins>
    </w:p>
    <w:p w:rsidR="0046097D" w:rsidRDefault="00B357C6">
      <w:pPr>
        <w:rPr>
          <w:del w:id="591" w:author="作者"/>
        </w:rPr>
        <w:pPrChange w:id="592" w:author="Sorensen, Jens" w:date="2014-07-07T13:28:00Z">
          <w:pPr>
            <w:jc w:val="center"/>
          </w:pPr>
        </w:pPrChange>
      </w:pPr>
      <m:oMathPara>
        <m:oMathParaPr>
          <m:jc m:val="center"/>
        </m:oMathParaPr>
        <m:oMath>
          <w:ins w:id="593" w:author="作者">
            <w:del w:id="594" w:author="作者">
              <m:r>
                <w:rPr>
                  <w:rFonts w:ascii="Cambria Math" w:hAnsi="Cambria Math"/>
                </w:rPr>
                <m:t>T</m:t>
              </m:r>
            </w:del>
          </w:ins>
          <m:sSub>
            <m:sSubPr>
              <m:ctrlPr>
                <w:ins w:id="595" w:author="作者">
                  <w:rPr>
                    <w:rFonts w:ascii="Cambria Math" w:hAnsi="Cambria Math"/>
                    <w:i/>
                  </w:rPr>
                </w:ins>
              </m:ctrlPr>
            </m:sSubPr>
            <m:e>
              <w:ins w:id="596" w:author="作者">
                <m:r>
                  <w:rPr>
                    <w:rFonts w:ascii="Cambria Math" w:hAnsi="Cambria Math"/>
                  </w:rPr>
                  <m:t>T</m:t>
                </m:r>
              </w:ins>
            </m:e>
            <m:sub>
              <w:ins w:id="597" w:author="作者">
                <m:r>
                  <w:rPr>
                    <w:rFonts w:ascii="Cambria Math" w:hAnsi="Cambria Math"/>
                  </w:rPr>
                  <m:t>sw</m:t>
                </m:r>
              </w:ins>
            </m:sub>
          </m:sSub>
          <w:ins w:id="598" w:author="作者">
            <w:del w:id="599" w:author="作者">
              <m:r>
                <w:rPr>
                  <w:rFonts w:ascii="Cambria Math" w:hAnsi="Cambria Math"/>
                </w:rPr>
                <m:t>sw</m:t>
              </m:r>
            </w:del>
            <m:r>
              <w:rPr>
                <w:rFonts w:ascii="Cambria Math" w:hAnsi="Cambria Math"/>
              </w:rPr>
              <m:t>-</m:t>
            </m:r>
          </w:ins>
          <m:f>
            <m:fPr>
              <m:ctrlPr>
                <w:ins w:id="600" w:author="作者">
                  <w:rPr>
                    <w:rFonts w:ascii="Cambria Math" w:hAnsi="Cambria Math"/>
                    <w:i/>
                    <w:iCs/>
                  </w:rPr>
                </w:ins>
              </m:ctrlPr>
            </m:fPr>
            <m:num>
              <m:sSub>
                <m:sSubPr>
                  <m:ctrlPr>
                    <w:ins w:id="601" w:author="作者">
                      <w:rPr>
                        <w:rFonts w:ascii="Cambria Math" w:hAnsi="Cambria Math"/>
                        <w:i/>
                        <w:iCs/>
                      </w:rPr>
                    </w:ins>
                  </m:ctrlPr>
                </m:sSubPr>
                <m:e>
                  <w:ins w:id="602" w:author="作者">
                    <m:r>
                      <m:rPr>
                        <m:sty m:val="bi"/>
                      </m:rPr>
                      <w:rPr>
                        <w:rFonts w:ascii="Cambria Math" w:hAnsi="Cambria Math"/>
                      </w:rPr>
                      <m:t>t</m:t>
                    </m:r>
                  </w:ins>
                </m:e>
                <m:sub>
                  <w:ins w:id="603" w:author="作者">
                    <m:r>
                      <m:rPr>
                        <m:sty m:val="bi"/>
                      </m:rPr>
                      <w:rPr>
                        <w:rFonts w:ascii="Cambria Math" w:hAnsi="Cambria Math"/>
                      </w:rPr>
                      <m:t>M</m:t>
                    </m:r>
                    <w:del w:id="604" w:author="作者">
                      <m:r>
                        <m:rPr>
                          <m:sty m:val="bi"/>
                        </m:rPr>
                        <w:rPr>
                          <w:rFonts w:ascii="Cambria Math" w:hAnsi="Cambria Math"/>
                        </w:rPr>
                        <m:t>mod</m:t>
                      </m:r>
                    </w:del>
                  </w:ins>
                </m:sub>
              </m:sSub>
              <w:ins w:id="605" w:author="作者">
                <m:r>
                  <w:rPr>
                    <w:rFonts w:ascii="Cambria Math" w:hAnsi="Cambria Math"/>
                  </w:rPr>
                  <m:t>∙(</m:t>
                </m:r>
                <w:del w:id="606" w:author="作者">
                  <m:r>
                    <m:rPr>
                      <m:sty m:val="bi"/>
                    </m:rPr>
                    <w:rPr>
                      <w:rFonts w:ascii="Cambria Math" w:hAnsi="Cambria Math"/>
                    </w:rPr>
                    <m:t>N</m:t>
                  </m:r>
                </w:del>
                <m:r>
                  <m:rPr>
                    <m:sty m:val="bi"/>
                  </m:rPr>
                  <w:rPr>
                    <w:rFonts w:ascii="Cambria Math" w:hAnsi="Cambria Math"/>
                  </w:rPr>
                  <m:t>O</m:t>
                </m:r>
                <m:r>
                  <w:rPr>
                    <w:rFonts w:ascii="Cambria Math" w:hAnsi="Cambria Math"/>
                  </w:rPr>
                  <m:t>∙</m:t>
                </m:r>
                <w:del w:id="607" w:author="作者">
                  <m:r>
                    <w:rPr>
                      <w:rFonts w:ascii="Cambria Math" w:hAnsi="Cambria Math"/>
                    </w:rPr>
                    <m:t>(</m:t>
                  </m:r>
                  <m:r>
                    <m:rPr>
                      <m:sty m:val="bi"/>
                    </m:rPr>
                    <w:rPr>
                      <w:rFonts w:ascii="Cambria Math" w:hAnsi="Cambria Math"/>
                    </w:rPr>
                    <m:t>DR</m:t>
                  </m:r>
                </w:del>
                <m:r>
                  <m:rPr>
                    <m:sty m:val="bi"/>
                  </m:rPr>
                  <w:rPr>
                    <w:rFonts w:ascii="Cambria Math" w:hAnsi="Cambria Math"/>
                  </w:rPr>
                  <m:t>D</m:t>
                </m:r>
                <w:del w:id="608" w:author="作者">
                  <m:r>
                    <w:rPr>
                      <w:rFonts w:ascii="Cambria Math" w:hAnsi="Cambria Math"/>
                    </w:rPr>
                    <m:t>-</m:t>
                  </m:r>
                  <m:r>
                    <m:rPr>
                      <m:sty m:val="bi"/>
                    </m:rPr>
                    <w:rPr>
                      <w:rFonts w:ascii="Cambria Math" w:hAnsi="Cambria Math"/>
                    </w:rPr>
                    <m:t>1</m:t>
                  </m:r>
                  <m:r>
                    <w:rPr>
                      <w:rFonts w:ascii="Cambria Math" w:hAnsi="Cambria Math"/>
                    </w:rPr>
                    <m:t>)</m:t>
                  </m:r>
                </w:del>
                <m:r>
                  <w:rPr>
                    <w:rFonts w:ascii="Cambria Math" w:hAnsi="Cambria Math"/>
                  </w:rPr>
                  <m:t>-</m:t>
                </m:r>
                <w:del w:id="609" w:author="作者">
                  <m:r>
                    <m:rPr>
                      <m:sty m:val="bi"/>
                    </m:rPr>
                    <w:rPr>
                      <w:rFonts w:ascii="Cambria Math" w:hAnsi="Cambria Math"/>
                    </w:rPr>
                    <m:t>1</m:t>
                  </m:r>
                </w:del>
                <m:r>
                  <m:rPr>
                    <m:sty m:val="bi"/>
                  </m:rPr>
                  <w:rPr>
                    <w:rFonts w:ascii="Cambria Math" w:hAnsi="Cambria Math"/>
                  </w:rPr>
                  <m:t>3)</m:t>
                </m:r>
                <m:r>
                  <m:rPr>
                    <m:nor/>
                  </m:rPr>
                  <m:t> </m:t>
                </m:r>
              </w:ins>
            </m:num>
            <m:den>
              <w:ins w:id="610" w:author="作者">
                <m:r>
                  <m:rPr>
                    <m:sty m:val="bi"/>
                  </m:rPr>
                  <w:rPr>
                    <w:rFonts w:ascii="Cambria Math" w:hAnsi="Cambria Math"/>
                  </w:rPr>
                  <m:t>2</m:t>
                </m:r>
              </w:ins>
            </m:den>
          </m:f>
        </m:oMath>
      </m:oMathPara>
    </w:p>
    <w:p w:rsidR="005F23F8" w:rsidRDefault="005F23F8">
      <w:pPr>
        <w:rPr>
          <w:ins w:id="611" w:author="作者"/>
        </w:rPr>
      </w:pPr>
    </w:p>
    <w:p w:rsidR="005F23F8" w:rsidRDefault="005F23F8">
      <w:pPr>
        <w:rPr>
          <w:ins w:id="612" w:author="作者"/>
        </w:rPr>
      </w:pPr>
      <w:ins w:id="613" w:author="作者">
        <w:r>
          <w:t>As long as the switching period</w:t>
        </w:r>
        <w:r w:rsidR="003B377C" w:rsidRPr="003B377C">
          <w:rPr>
            <w:i/>
            <w:iCs/>
            <w:rPrChange w:id="614" w:author="作者">
              <w:rPr/>
            </w:rPrChange>
          </w:rPr>
          <w:t>, T</w:t>
        </w:r>
        <w:r w:rsidR="003B377C" w:rsidRPr="003B377C">
          <w:rPr>
            <w:i/>
            <w:iCs/>
            <w:vertAlign w:val="subscript"/>
            <w:rPrChange w:id="615" w:author="作者">
              <w:rPr/>
            </w:rPrChange>
          </w:rPr>
          <w:t>sw</w:t>
        </w:r>
        <w:r>
          <w:t>, is constant, delaying give the same result as advancing.</w:t>
        </w:r>
      </w:ins>
    </w:p>
    <w:p w:rsidR="00E73314" w:rsidRPr="005F23F8" w:rsidRDefault="00E73314">
      <w:pPr>
        <w:rPr>
          <w:ins w:id="616" w:author="作者"/>
        </w:rPr>
      </w:pPr>
      <w:ins w:id="617" w:author="作者">
        <w:r>
          <w:t xml:space="preserve">To generate the delay, CM40x trigger routing unit (TRU) and a general purpose timer is used as shown in </w:t>
        </w:r>
        <w:r w:rsidR="003B377C">
          <w:fldChar w:fldCharType="begin"/>
        </w:r>
        <w:r>
          <w:instrText xml:space="preserve"> REF _Ref392059755 \h </w:instrText>
        </w:r>
      </w:ins>
      <w:r w:rsidR="003B377C">
        <w:fldChar w:fldCharType="separate"/>
      </w:r>
      <w:ins w:id="618" w:author="作者">
        <w:r>
          <w:t xml:space="preserve">Figure </w:t>
        </w:r>
        <w:r>
          <w:rPr>
            <w:noProof/>
          </w:rPr>
          <w:t>11</w:t>
        </w:r>
        <w:r w:rsidR="003B377C">
          <w:fldChar w:fldCharType="end"/>
        </w:r>
        <w:r>
          <w:t>.</w:t>
        </w:r>
      </w:ins>
    </w:p>
    <w:p w:rsidR="0046097D" w:rsidRDefault="00B357C6">
      <w:pPr>
        <w:rPr>
          <w:ins w:id="619" w:author="作者"/>
        </w:rPr>
        <w:pPrChange w:id="620" w:author="作者">
          <w:pPr>
            <w:jc w:val="center"/>
          </w:pPr>
        </w:pPrChange>
      </w:pPr>
      <w:ins w:id="621" w:author="作者">
        <w:r>
          <w:br/>
        </w:r>
        <w:del w:id="622" w:author="作者">
          <w:r w:rsidDel="005F23F8">
            <w:delText>Which has the same effect</w:delText>
          </w:r>
        </w:del>
      </w:ins>
    </w:p>
    <w:p w:rsidR="0046097D" w:rsidRDefault="0046097D">
      <w:pPr>
        <w:keepNext/>
        <w:rPr>
          <w:ins w:id="623" w:author="作者"/>
        </w:rPr>
        <w:pPrChange w:id="624" w:author="作者">
          <w:pPr/>
        </w:pPrChange>
      </w:pPr>
      <w:ins w:id="625" w:author="作者">
        <w:r>
          <w:rPr>
            <w:noProof/>
            <w:lang w:eastAsia="zh-CN"/>
          </w:rPr>
          <w:lastRenderedPageBreak/>
          <w:drawing>
            <wp:inline distT="0" distB="0" distL="0" distR="0">
              <wp:extent cx="3086100" cy="661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ular sampling with SINC.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661670"/>
                      </a:xfrm>
                      <a:prstGeom prst="rect">
                        <a:avLst/>
                      </a:prstGeom>
                    </pic:spPr>
                  </pic:pic>
                </a:graphicData>
              </a:graphic>
            </wp:inline>
          </w:drawing>
        </w:r>
      </w:ins>
    </w:p>
    <w:p w:rsidR="0046097D" w:rsidRDefault="00461D6B">
      <w:pPr>
        <w:pStyle w:val="a5"/>
        <w:rPr>
          <w:ins w:id="626" w:author="作者"/>
        </w:rPr>
        <w:pPrChange w:id="627" w:author="作者">
          <w:pPr>
            <w:jc w:val="center"/>
          </w:pPr>
        </w:pPrChange>
      </w:pPr>
      <w:bookmarkStart w:id="628" w:name="_Ref392059755"/>
      <w:ins w:id="629" w:author="作者">
        <w:r>
          <w:t xml:space="preserve">Figure </w:t>
        </w:r>
        <w:r w:rsidR="003B377C">
          <w:fldChar w:fldCharType="begin"/>
        </w:r>
        <w:r>
          <w:instrText xml:space="preserve"> SEQ Figure \* ARABIC </w:instrText>
        </w:r>
      </w:ins>
      <w:r w:rsidR="003B377C">
        <w:fldChar w:fldCharType="separate"/>
      </w:r>
      <w:ins w:id="630" w:author="作者">
        <w:r>
          <w:rPr>
            <w:noProof/>
          </w:rPr>
          <w:t>11</w:t>
        </w:r>
        <w:r w:rsidR="003B377C">
          <w:fldChar w:fldCharType="end"/>
        </w:r>
        <w:bookmarkEnd w:id="628"/>
        <w:r w:rsidR="00F63202">
          <w:t xml:space="preserve"> Aligning SINC impulse response to PWM using general purpose timer and triggers.</w:t>
        </w:r>
      </w:ins>
    </w:p>
    <w:p w:rsidR="0046097D" w:rsidRDefault="00E92E1C">
      <w:pPr>
        <w:rPr>
          <w:ins w:id="631" w:author="作者"/>
        </w:rPr>
        <w:pPrChange w:id="632" w:author="作者">
          <w:pPr>
            <w:jc w:val="center"/>
          </w:pPr>
        </w:pPrChange>
      </w:pPr>
      <w:ins w:id="633" w:author="作者">
        <w:r>
          <w:t>The PWM timer block outputs a t</w:t>
        </w:r>
        <w:r w:rsidR="00AC3E34">
          <w:t>r</w:t>
        </w:r>
        <w:r>
          <w:t xml:space="preserve">igger master, </w:t>
        </w:r>
        <w:r w:rsidR="0085033D">
          <w:t>PWM</w:t>
        </w:r>
        <w:r w:rsidRPr="00E92E1C">
          <w:t>_SYNC</w:t>
        </w:r>
        <w:r>
          <w:t xml:space="preserve">, which is routed to the TRU and on to a GP timer’s trigger slave, </w:t>
        </w:r>
        <w:r w:rsidRPr="00E92E1C">
          <w:t>TIMER0_TMR</w:t>
        </w:r>
        <w:r>
          <w:t xml:space="preserve">n. </w:t>
        </w:r>
        <w:r w:rsidR="0085033D">
          <w:t>T</w:t>
        </w:r>
        <w:r>
          <w:t>he GP timer generates a delay with respect to PWM_</w:t>
        </w:r>
        <w:del w:id="634" w:author="作者">
          <w:r w:rsidDel="00AC3E34">
            <w:delText>SYNC</w:delText>
          </w:r>
          <w:r w:rsidR="0085033D" w:rsidDel="00AC3E34">
            <w:delText xml:space="preserve"> which</w:delText>
          </w:r>
        </w:del>
        <w:r w:rsidR="00AC3E34">
          <w:t>SYNC, which</w:t>
        </w:r>
        <w:r w:rsidR="0085033D">
          <w:t xml:space="preserve"> brings the impulse response in alignment with PWM</w:t>
        </w:r>
        <w:r>
          <w:t xml:space="preserve">. When the delay </w:t>
        </w:r>
        <w:r w:rsidR="0085033D">
          <w:t>expires</w:t>
        </w:r>
        <w:r>
          <w:t>, the GP timer generates a t</w:t>
        </w:r>
        <w:r w:rsidR="00AC3E34">
          <w:t>r</w:t>
        </w:r>
        <w:r>
          <w:t xml:space="preserve">igger master, </w:t>
        </w:r>
        <w:r w:rsidR="0085033D">
          <w:t>TIMER0_TMRn</w:t>
        </w:r>
        <w:r>
          <w:t xml:space="preserve">, which again is routed to the TRU and on to the SINC filters trigger slave, </w:t>
        </w:r>
        <w:r w:rsidR="0085033D">
          <w:t>SINC_SYNC</w:t>
        </w:r>
        <w:r>
          <w:t xml:space="preserve">. </w:t>
        </w:r>
        <w:r w:rsidR="0085033D">
          <w:t xml:space="preserve">The sequence is illustrated in the timing diagram in </w:t>
        </w:r>
        <w:r w:rsidR="003B377C">
          <w:fldChar w:fldCharType="begin"/>
        </w:r>
        <w:r w:rsidR="0085033D">
          <w:instrText xml:space="preserve"> REF _Ref392062595 \h </w:instrText>
        </w:r>
      </w:ins>
      <w:r w:rsidR="003B377C">
        <w:fldChar w:fldCharType="separate"/>
      </w:r>
      <w:ins w:id="635" w:author="作者">
        <w:r w:rsidR="0085033D">
          <w:t xml:space="preserve">Figure </w:t>
        </w:r>
        <w:r w:rsidR="0085033D">
          <w:rPr>
            <w:noProof/>
          </w:rPr>
          <w:t>12</w:t>
        </w:r>
        <w:r w:rsidR="003B377C">
          <w:fldChar w:fldCharType="end"/>
        </w:r>
        <w:r w:rsidR="0085033D">
          <w:t>,</w:t>
        </w:r>
        <w:r>
          <w:t xml:space="preserve">  </w:t>
        </w:r>
      </w:ins>
    </w:p>
    <w:p w:rsidR="0046097D" w:rsidRDefault="0046097D">
      <w:pPr>
        <w:rPr>
          <w:ins w:id="636" w:author="作者"/>
          <w:del w:id="637" w:author="作者"/>
        </w:rPr>
        <w:pPrChange w:id="638" w:author="作者">
          <w:pPr>
            <w:jc w:val="center"/>
          </w:pPr>
        </w:pPrChange>
      </w:pPr>
    </w:p>
    <w:p w:rsidR="0046097D" w:rsidRDefault="0046097D">
      <w:pPr>
        <w:jc w:val="center"/>
        <w:rPr>
          <w:ins w:id="639" w:author="作者"/>
          <w:del w:id="640" w:author="作者"/>
        </w:rPr>
        <w:pPrChange w:id="641" w:author="作者">
          <w:pPr/>
        </w:pPrChange>
      </w:pPr>
    </w:p>
    <w:p w:rsidR="0046097D" w:rsidRDefault="0046097D">
      <w:pPr>
        <w:keepNext/>
        <w:jc w:val="center"/>
        <w:rPr>
          <w:ins w:id="642" w:author="作者"/>
        </w:rPr>
        <w:pPrChange w:id="643" w:author="作者">
          <w:pPr>
            <w:jc w:val="center"/>
          </w:pPr>
        </w:pPrChange>
      </w:pPr>
      <w:ins w:id="644" w:author="作者">
        <w:del w:id="645" w:author="作者">
          <w:r>
            <w:rPr>
              <w:noProof/>
              <w:lang w:eastAsia="zh-CN"/>
            </w:rPr>
            <w:drawing>
              <wp:inline distT="0" distB="0" distL="0" distR="0">
                <wp:extent cx="30861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ular sampling with SINC.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2679700"/>
                        </a:xfrm>
                        <a:prstGeom prst="rect">
                          <a:avLst/>
                        </a:prstGeom>
                      </pic:spPr>
                    </pic:pic>
                  </a:graphicData>
                </a:graphic>
              </wp:inline>
            </w:drawing>
          </w:r>
        </w:del>
        <w:r>
          <w:rPr>
            <w:noProof/>
            <w:lang w:eastAsia="zh-CN"/>
          </w:rPr>
          <w:drawing>
            <wp:inline distT="0" distB="0" distL="0" distR="0">
              <wp:extent cx="3086100" cy="2691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ular sampling with SINC.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2691765"/>
                      </a:xfrm>
                      <a:prstGeom prst="rect">
                        <a:avLst/>
                      </a:prstGeom>
                    </pic:spPr>
                  </pic:pic>
                </a:graphicData>
              </a:graphic>
            </wp:inline>
          </w:drawing>
        </w:r>
      </w:ins>
    </w:p>
    <w:p w:rsidR="00935FEB" w:rsidRDefault="00461D6B" w:rsidP="00420299">
      <w:pPr>
        <w:pStyle w:val="a5"/>
        <w:rPr>
          <w:ins w:id="646" w:author="作者"/>
        </w:rPr>
      </w:pPr>
      <w:bookmarkStart w:id="647" w:name="_Ref392062595"/>
      <w:ins w:id="648" w:author="作者">
        <w:r>
          <w:t xml:space="preserve">Figure </w:t>
        </w:r>
        <w:r w:rsidR="003B377C">
          <w:fldChar w:fldCharType="begin"/>
        </w:r>
        <w:r>
          <w:instrText xml:space="preserve"> SEQ Figure \* ARABIC </w:instrText>
        </w:r>
      </w:ins>
      <w:r w:rsidR="003B377C">
        <w:fldChar w:fldCharType="separate"/>
      </w:r>
      <w:ins w:id="649" w:author="作者">
        <w:r>
          <w:rPr>
            <w:noProof/>
          </w:rPr>
          <w:t>12</w:t>
        </w:r>
        <w:r w:rsidR="003B377C">
          <w:fldChar w:fldCharType="end"/>
        </w:r>
        <w:bookmarkEnd w:id="647"/>
        <w:r w:rsidR="00407F6D">
          <w:t xml:space="preserve"> Startup of SINC filter suing GP timer and trigger routing unit.</w:t>
        </w:r>
      </w:ins>
    </w:p>
    <w:p w:rsidR="00D456A6" w:rsidRDefault="00D456A6">
      <w:pPr>
        <w:rPr>
          <w:ins w:id="650" w:author="作者"/>
        </w:rPr>
      </w:pPr>
      <w:ins w:id="651" w:author="作者">
        <w:del w:id="652" w:author="作者">
          <w:r w:rsidDel="00C6652C">
            <w:br/>
          </w:r>
        </w:del>
        <w:r>
          <w:t xml:space="preserve">In </w:t>
        </w:r>
        <w:r w:rsidR="003B377C">
          <w:fldChar w:fldCharType="begin"/>
        </w:r>
        <w:r>
          <w:instrText xml:space="preserve"> REF _Ref392062595 \h </w:instrText>
        </w:r>
      </w:ins>
      <w:r w:rsidR="003B377C">
        <w:fldChar w:fldCharType="separate"/>
      </w:r>
      <w:ins w:id="653" w:author="作者">
        <w:r>
          <w:t xml:space="preserve">Figure </w:t>
        </w:r>
        <w:r>
          <w:rPr>
            <w:noProof/>
          </w:rPr>
          <w:t>12</w:t>
        </w:r>
        <w:r w:rsidR="003B377C">
          <w:fldChar w:fldCharType="end"/>
        </w:r>
        <w:r>
          <w:t>, note the GP generates a delay of:</w:t>
        </w:r>
      </w:ins>
    </w:p>
    <w:p w:rsidR="00D456A6" w:rsidRDefault="003B377C">
      <w:pPr>
        <w:rPr>
          <w:ins w:id="654" w:author="作者"/>
        </w:rPr>
      </w:pPr>
      <m:oMathPara>
        <m:oMath>
          <m:sSub>
            <m:sSubPr>
              <m:ctrlPr>
                <w:ins w:id="655" w:author="作者">
                  <w:rPr>
                    <w:rFonts w:ascii="Cambria Math" w:hAnsi="Cambria Math"/>
                    <w:i/>
                  </w:rPr>
                </w:ins>
              </m:ctrlPr>
            </m:sSubPr>
            <m:e>
              <w:ins w:id="656" w:author="作者">
                <m:r>
                  <w:rPr>
                    <w:rFonts w:ascii="Cambria Math" w:hAnsi="Cambria Math"/>
                  </w:rPr>
                  <m:t>T</m:t>
                </m:r>
              </w:ins>
            </m:e>
            <m:sub>
              <w:ins w:id="657" w:author="作者">
                <m:r>
                  <w:rPr>
                    <w:rFonts w:ascii="Cambria Math" w:hAnsi="Cambria Math"/>
                  </w:rPr>
                  <m:t>sw</m:t>
                </m:r>
              </w:ins>
            </m:sub>
          </m:sSub>
          <w:ins w:id="658" w:author="作者">
            <m:r>
              <w:rPr>
                <w:rFonts w:ascii="Cambria Math" w:hAnsi="Cambria Math"/>
              </w:rPr>
              <m:t>-</m:t>
            </m:r>
          </w:ins>
          <m:f>
            <m:fPr>
              <m:ctrlPr>
                <w:ins w:id="659" w:author="作者">
                  <w:rPr>
                    <w:rFonts w:ascii="Cambria Math" w:hAnsi="Cambria Math"/>
                    <w:i/>
                    <w:iCs/>
                  </w:rPr>
                </w:ins>
              </m:ctrlPr>
            </m:fPr>
            <m:num>
              <m:sSub>
                <m:sSubPr>
                  <m:ctrlPr>
                    <w:ins w:id="660" w:author="作者">
                      <w:rPr>
                        <w:rFonts w:ascii="Cambria Math" w:hAnsi="Cambria Math"/>
                        <w:i/>
                        <w:iCs/>
                      </w:rPr>
                    </w:ins>
                  </m:ctrlPr>
                </m:sSubPr>
                <m:e>
                  <w:ins w:id="661" w:author="作者">
                    <m:r>
                      <m:rPr>
                        <m:sty m:val="bi"/>
                      </m:rPr>
                      <w:rPr>
                        <w:rFonts w:ascii="Cambria Math" w:hAnsi="Cambria Math"/>
                      </w:rPr>
                      <m:t>t</m:t>
                    </m:r>
                  </w:ins>
                </m:e>
                <m:sub>
                  <w:ins w:id="662" w:author="作者">
                    <w:del w:id="663" w:author="作者">
                      <m:r>
                        <m:rPr>
                          <m:sty m:val="bi"/>
                        </m:rPr>
                        <w:rPr>
                          <w:rFonts w:ascii="Cambria Math" w:hAnsi="Cambria Math"/>
                        </w:rPr>
                        <m:t>m</m:t>
                      </m:r>
                    </w:del>
                    <m:r>
                      <m:rPr>
                        <m:sty m:val="bi"/>
                      </m:rPr>
                      <w:rPr>
                        <w:rFonts w:ascii="Cambria Math" w:hAnsi="Cambria Math"/>
                      </w:rPr>
                      <m:t>M</m:t>
                    </m:r>
                  </w:ins>
                </m:sub>
              </m:sSub>
              <w:ins w:id="664" w:author="作者">
                <m:r>
                  <w:rPr>
                    <w:rFonts w:ascii="Cambria Math" w:hAnsi="Cambria Math"/>
                  </w:rPr>
                  <m:t>∙(</m:t>
                </m:r>
                <m:r>
                  <m:rPr>
                    <m:sty m:val="bi"/>
                  </m:rPr>
                  <w:rPr>
                    <w:rFonts w:ascii="Cambria Math" w:hAnsi="Cambria Math"/>
                  </w:rPr>
                  <m:t>O</m:t>
                </m:r>
                <m:r>
                  <w:rPr>
                    <w:rFonts w:ascii="Cambria Math" w:hAnsi="Cambria Math"/>
                  </w:rPr>
                  <m:t>∙</m:t>
                </m:r>
                <w:del w:id="665" w:author="作者">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1</m:t>
                  </m:r>
                  <m:r>
                    <w:rPr>
                      <w:rFonts w:ascii="Cambria Math" w:hAnsi="Cambria Math"/>
                    </w:rPr>
                    <m:t>)</m:t>
                  </m:r>
                </w:del>
                <m:r>
                  <w:rPr>
                    <w:rFonts w:ascii="Cambria Math" w:hAnsi="Cambria Math"/>
                  </w:rPr>
                  <m:t>D-</m:t>
                </m:r>
                <w:del w:id="666" w:author="作者">
                  <m:r>
                    <m:rPr>
                      <m:sty m:val="bi"/>
                    </m:rPr>
                    <w:rPr>
                      <w:rFonts w:ascii="Cambria Math" w:hAnsi="Cambria Math"/>
                    </w:rPr>
                    <m:t>1</m:t>
                  </m:r>
                </w:del>
                <m:r>
                  <m:rPr>
                    <m:sty m:val="bi"/>
                  </m:rPr>
                  <w:rPr>
                    <w:rFonts w:ascii="Cambria Math" w:hAnsi="Cambria Math"/>
                  </w:rPr>
                  <m:t>3)</m:t>
                </m:r>
                <m:r>
                  <m:rPr>
                    <m:nor/>
                  </m:rPr>
                  <m:t> </m:t>
                </m:r>
              </w:ins>
            </m:num>
            <m:den>
              <w:ins w:id="667" w:author="作者">
                <m:r>
                  <m:rPr>
                    <m:sty m:val="bi"/>
                  </m:rPr>
                  <w:rPr>
                    <w:rFonts w:ascii="Cambria Math" w:hAnsi="Cambria Math"/>
                  </w:rPr>
                  <m:t>2</m:t>
                </m:r>
              </w:ins>
            </m:den>
          </m:f>
        </m:oMath>
      </m:oMathPara>
    </w:p>
    <w:p w:rsidR="00D456A6" w:rsidRDefault="00D456A6">
      <w:pPr>
        <w:rPr>
          <w:ins w:id="668" w:author="作者"/>
        </w:rPr>
      </w:pPr>
      <w:ins w:id="669" w:author="作者">
        <w:r>
          <w:t xml:space="preserve">This brings the </w:t>
        </w:r>
        <w:r w:rsidR="00DA2578">
          <w:t xml:space="preserve">center pin of </w:t>
        </w:r>
        <w:r>
          <w:t xml:space="preserve">impulse response in </w:t>
        </w:r>
        <w:del w:id="670" w:author="作者">
          <w:r w:rsidDel="00301C95">
            <w:delText>aligment</w:delText>
          </w:r>
        </w:del>
        <w:r w:rsidR="00301C95">
          <w:t>alignment</w:t>
        </w:r>
        <w:r>
          <w:t xml:space="preserve"> with PWM</w:t>
        </w:r>
        <w:r w:rsidR="00DA2578">
          <w:t>_SYNC</w:t>
        </w:r>
        <w:r>
          <w:t xml:space="preserve">. </w:t>
        </w:r>
        <w:r w:rsidR="00DA2578">
          <w:t>Since the center pin is at the midpoint of the impulse response, it takes another half impulse response</w:t>
        </w:r>
        <w:r w:rsidR="00301C95" w:rsidRPr="00301C95">
          <w:rPr>
            <w:iCs/>
          </w:rPr>
          <w:t xml:space="preserve"> </w:t>
        </w:r>
      </w:ins>
      <w:moveToRangeStart w:id="671" w:author="作者" w:name="move392503449"/>
      <w:moveTo w:id="672" w:author="作者">
        <w:r w:rsidR="00301C95">
          <w:rPr>
            <w:iCs/>
          </w:rPr>
          <w:t>before data have propagated through the filter</w:t>
        </w:r>
      </w:moveTo>
      <w:ins w:id="673" w:author="作者">
        <w:r w:rsidR="00301C95">
          <w:rPr>
            <w:iCs/>
          </w:rPr>
          <w:t>, with half an impulse response given by:</w:t>
        </w:r>
      </w:ins>
      <w:moveTo w:id="674" w:author="作者">
        <w:del w:id="675" w:author="作者">
          <w:r w:rsidR="00301C95" w:rsidDel="00301C95">
            <w:rPr>
              <w:iCs/>
            </w:rPr>
            <w:delText xml:space="preserve">.  </w:delText>
          </w:r>
        </w:del>
      </w:moveTo>
      <w:moveToRangeEnd w:id="671"/>
      <w:ins w:id="676" w:author="作者">
        <w:del w:id="677" w:author="作者">
          <w:r w:rsidR="00DA2578" w:rsidDel="00301C95">
            <w:delText>:</w:delText>
          </w:r>
        </w:del>
      </w:ins>
    </w:p>
    <w:p w:rsidR="00DA2578" w:rsidRPr="00420299" w:rsidRDefault="003B377C">
      <w:pPr>
        <w:rPr>
          <w:ins w:id="678" w:author="作者"/>
          <w:iCs/>
        </w:rPr>
      </w:pPr>
      <m:oMathPara>
        <m:oMath>
          <m:f>
            <m:fPr>
              <m:ctrlPr>
                <w:ins w:id="679" w:author="作者">
                  <w:rPr>
                    <w:rFonts w:ascii="Cambria Math" w:hAnsi="Cambria Math"/>
                    <w:i/>
                    <w:iCs/>
                  </w:rPr>
                </w:ins>
              </m:ctrlPr>
            </m:fPr>
            <m:num>
              <m:sSub>
                <m:sSubPr>
                  <m:ctrlPr>
                    <w:ins w:id="680" w:author="作者">
                      <w:rPr>
                        <w:rFonts w:ascii="Cambria Math" w:hAnsi="Cambria Math"/>
                        <w:i/>
                        <w:iCs/>
                      </w:rPr>
                    </w:ins>
                  </m:ctrlPr>
                </m:sSubPr>
                <m:e>
                  <w:ins w:id="681" w:author="作者">
                    <m:r>
                      <m:rPr>
                        <m:sty m:val="bi"/>
                      </m:rPr>
                      <w:rPr>
                        <w:rFonts w:ascii="Cambria Math" w:hAnsi="Cambria Math"/>
                      </w:rPr>
                      <m:t>t</m:t>
                    </m:r>
                  </w:ins>
                </m:e>
                <m:sub>
                  <w:ins w:id="682" w:author="作者">
                    <w:del w:id="683" w:author="作者">
                      <m:r>
                        <m:rPr>
                          <m:sty m:val="bi"/>
                        </m:rPr>
                        <w:rPr>
                          <w:rFonts w:ascii="Cambria Math" w:hAnsi="Cambria Math"/>
                        </w:rPr>
                        <m:t>m</m:t>
                      </m:r>
                    </w:del>
                    <m:r>
                      <m:rPr>
                        <m:sty m:val="bi"/>
                      </m:rPr>
                      <w:rPr>
                        <w:rFonts w:ascii="Cambria Math" w:hAnsi="Cambria Math"/>
                      </w:rPr>
                      <m:t>M</m:t>
                    </m:r>
                  </w:ins>
                </m:sub>
              </m:sSub>
              <w:ins w:id="684" w:author="作者">
                <m:r>
                  <w:rPr>
                    <w:rFonts w:ascii="Cambria Math" w:hAnsi="Cambria Math"/>
                  </w:rPr>
                  <m:t>∙(</m:t>
                </m:r>
                <m:r>
                  <m:rPr>
                    <m:sty m:val="bi"/>
                  </m:rPr>
                  <w:rPr>
                    <w:rFonts w:ascii="Cambria Math" w:hAnsi="Cambria Math"/>
                  </w:rPr>
                  <m:t>O</m:t>
                </m:r>
                <m:r>
                  <w:rPr>
                    <w:rFonts w:ascii="Cambria Math" w:hAnsi="Cambria Math"/>
                  </w:rPr>
                  <m:t>∙D</m:t>
                </m:r>
              </w:ins>
              <m:d>
                <m:dPr>
                  <m:ctrlPr>
                    <w:ins w:id="685" w:author="作者">
                      <w:del w:id="686" w:author="作者">
                        <w:rPr>
                          <w:rFonts w:ascii="Cambria Math" w:hAnsi="Cambria Math"/>
                          <w:i/>
                        </w:rPr>
                      </w:del>
                    </w:ins>
                  </m:ctrlPr>
                </m:dPr>
                <m:e>
                  <w:ins w:id="687" w:author="作者">
                    <w:del w:id="688" w:author="作者">
                      <m:r>
                        <m:rPr>
                          <m:sty m:val="bi"/>
                        </m:rPr>
                        <w:rPr>
                          <w:rFonts w:ascii="Cambria Math" w:hAnsi="Cambria Math"/>
                        </w:rPr>
                        <m:t>D</m:t>
                      </m:r>
                      <m:r>
                        <w:rPr>
                          <w:rFonts w:ascii="Cambria Math" w:hAnsi="Cambria Math"/>
                        </w:rPr>
                        <m:t>-</m:t>
                      </m:r>
                      <m:r>
                        <m:rPr>
                          <m:sty m:val="bi"/>
                        </m:rPr>
                        <w:rPr>
                          <w:rFonts w:ascii="Cambria Math" w:hAnsi="Cambria Math"/>
                        </w:rPr>
                        <m:t>1</m:t>
                      </m:r>
                    </w:del>
                  </w:ins>
                </m:e>
              </m:d>
              <w:ins w:id="689" w:author="作者">
                <m:r>
                  <w:rPr>
                    <w:rFonts w:ascii="Cambria Math" w:hAnsi="Cambria Math"/>
                  </w:rPr>
                  <m:t>-</m:t>
                </m:r>
                <w:del w:id="690" w:author="作者">
                  <m:r>
                    <m:rPr>
                      <m:sty m:val="bi"/>
                    </m:rPr>
                    <w:rPr>
                      <w:rFonts w:ascii="Cambria Math" w:hAnsi="Cambria Math"/>
                    </w:rPr>
                    <m:t>1</m:t>
                  </m:r>
                </w:del>
                <m:r>
                  <m:rPr>
                    <m:sty m:val="bi"/>
                  </m:rPr>
                  <w:rPr>
                    <w:rFonts w:ascii="Cambria Math" w:hAnsi="Cambria Math"/>
                  </w:rPr>
                  <m:t>3)</m:t>
                </m:r>
                <m:r>
                  <m:rPr>
                    <m:nor/>
                  </m:rPr>
                  <m:t> </m:t>
                </m:r>
              </w:ins>
            </m:num>
            <m:den>
              <w:ins w:id="691" w:author="作者">
                <m:r>
                  <m:rPr>
                    <m:sty m:val="bi"/>
                  </m:rPr>
                  <w:rPr>
                    <w:rFonts w:ascii="Cambria Math" w:hAnsi="Cambria Math"/>
                  </w:rPr>
                  <m:t>2</m:t>
                </m:r>
              </w:ins>
            </m:den>
          </m:f>
        </m:oMath>
      </m:oMathPara>
    </w:p>
    <w:p w:rsidR="00DA2578" w:rsidRDefault="00DA2578" w:rsidP="00420299">
      <w:pPr>
        <w:rPr>
          <w:ins w:id="692" w:author="作者"/>
        </w:rPr>
      </w:pPr>
      <w:moveFromRangeStart w:id="693" w:author="作者" w:name="move392503449"/>
      <w:moveFrom w:id="694" w:author="作者">
        <w:ins w:id="695" w:author="作者">
          <w:r w:rsidDel="00301C95">
            <w:rPr>
              <w:iCs/>
            </w:rPr>
            <w:t xml:space="preserve">before data have propagated through the filter.  </w:t>
          </w:r>
        </w:ins>
      </w:moveFrom>
      <w:moveFromRangeEnd w:id="693"/>
      <w:ins w:id="696" w:author="作者">
        <w:r>
          <w:rPr>
            <w:iCs/>
          </w:rPr>
          <w:t xml:space="preserve">In </w:t>
        </w:r>
        <w:r w:rsidR="003B377C">
          <w:rPr>
            <w:iCs/>
          </w:rPr>
          <w:fldChar w:fldCharType="begin"/>
        </w:r>
        <w:r>
          <w:rPr>
            <w:iCs/>
          </w:rPr>
          <w:instrText xml:space="preserve"> REF _Ref392062595 \h </w:instrText>
        </w:r>
      </w:ins>
      <w:r w:rsidR="003B377C">
        <w:rPr>
          <w:iCs/>
        </w:rPr>
      </w:r>
      <w:r w:rsidR="003B377C">
        <w:rPr>
          <w:iCs/>
        </w:rPr>
        <w:fldChar w:fldCharType="separate"/>
      </w:r>
      <w:ins w:id="697" w:author="作者">
        <w:r>
          <w:t xml:space="preserve">Figure </w:t>
        </w:r>
        <w:r>
          <w:rPr>
            <w:noProof/>
          </w:rPr>
          <w:t>12</w:t>
        </w:r>
        <w:r w:rsidR="003B377C">
          <w:rPr>
            <w:iCs/>
          </w:rPr>
          <w:fldChar w:fldCharType="end"/>
        </w:r>
        <w:r w:rsidR="00301C95">
          <w:rPr>
            <w:iCs/>
          </w:rPr>
          <w:t>,</w:t>
        </w:r>
        <w:r>
          <w:rPr>
            <w:iCs/>
          </w:rPr>
          <w:t xml:space="preserve"> note the Data IRQ happens</w:t>
        </w:r>
        <w:r w:rsidR="00301C95">
          <w:rPr>
            <w:iCs/>
          </w:rPr>
          <w:t xml:space="preserve"> half an impulse response</w:t>
        </w:r>
        <w:r>
          <w:rPr>
            <w:iCs/>
          </w:rPr>
          <w:t xml:space="preserve"> </w:t>
        </w:r>
        <w:r w:rsidR="003B377C" w:rsidRPr="003B377C">
          <w:rPr>
            <w:i/>
            <w:rPrChange w:id="698" w:author="作者">
              <w:rPr>
                <w:iCs/>
              </w:rPr>
            </w:rPrChange>
          </w:rPr>
          <w:t>after</w:t>
        </w:r>
        <w:r>
          <w:rPr>
            <w:iCs/>
          </w:rPr>
          <w:t xml:space="preserve"> PWM_SYNC.</w:t>
        </w:r>
      </w:ins>
    </w:p>
    <w:p w:rsidR="00461D6B" w:rsidRPr="00461D6B" w:rsidRDefault="00FF4BCF">
      <w:pPr>
        <w:rPr>
          <w:ins w:id="699" w:author="作者"/>
        </w:rPr>
      </w:pPr>
      <w:ins w:id="700" w:author="作者">
        <w:r>
          <w:t xml:space="preserve">Once started, there is no need to </w:t>
        </w:r>
        <w:del w:id="701" w:author="作者">
          <w:r w:rsidDel="00A82168">
            <w:delText xml:space="preserve">stop the filter again and </w:delText>
          </w:r>
        </w:del>
        <w:r>
          <w:t>realign to PWM</w:t>
        </w:r>
        <w:r w:rsidR="00A82168">
          <w:t>_SYNC</w:t>
        </w:r>
        <w:del w:id="702" w:author="作者">
          <w:r w:rsidR="00A82168" w:rsidDel="00F021BF">
            <w:delText xml:space="preserve"> again</w:delText>
          </w:r>
        </w:del>
        <w:r>
          <w:t>. The filter will remain in sync</w:t>
        </w:r>
        <w:r w:rsidR="00A20D3D">
          <w:t xml:space="preserve"> and </w:t>
        </w:r>
        <w:r w:rsidR="00F24DD2">
          <w:t xml:space="preserve">hence </w:t>
        </w:r>
        <w:r w:rsidR="00A20D3D">
          <w:t xml:space="preserve">the </w:t>
        </w:r>
        <w:del w:id="703" w:author="作者">
          <w:r w:rsidR="00A20D3D" w:rsidDel="00F021BF">
            <w:delText>IR</w:delText>
          </w:r>
        </w:del>
        <w:r w:rsidR="00F021BF">
          <w:t>impulse response</w:t>
        </w:r>
        <w:r w:rsidR="00A20D3D">
          <w:t xml:space="preserve"> will always be aligned to PWM.</w:t>
        </w:r>
        <w:r w:rsidR="00F24DD2">
          <w:t xml:space="preserve"> </w:t>
        </w:r>
        <w:del w:id="704" w:author="作者">
          <w:r w:rsidR="00F24DD2" w:rsidDel="00F021BF">
            <w:delText>Therefore</w:delText>
          </w:r>
        </w:del>
        <w:r w:rsidR="00F021BF">
          <w:t>Therefore,</w:t>
        </w:r>
        <w:r w:rsidR="00F24DD2">
          <w:t xml:space="preserve"> the </w:t>
        </w:r>
        <w:del w:id="705" w:author="作者">
          <w:r w:rsidR="00F24DD2" w:rsidDel="00F021BF">
            <w:delText>general purpose</w:delText>
          </w:r>
        </w:del>
        <w:r w:rsidR="00F021BF">
          <w:t>general-purpose</w:t>
        </w:r>
        <w:r w:rsidR="00F24DD2">
          <w:t xml:space="preserve"> timer used to do the alignment can be </w:t>
        </w:r>
        <w:r w:rsidR="00F021BF">
          <w:t>re</w:t>
        </w:r>
        <w:r w:rsidR="00F24DD2">
          <w:t>used for other purposes.</w:t>
        </w:r>
        <w:del w:id="706" w:author="作者">
          <w:r w:rsidDel="00A20D3D">
            <w:delText>.</w:delText>
          </w:r>
        </w:del>
      </w:ins>
    </w:p>
    <w:p w:rsidR="00CB40F6" w:rsidRPr="009C03EB" w:rsidRDefault="00CB40F6">
      <w:pPr>
        <w:rPr>
          <w:ins w:id="707" w:author="作者"/>
          <w:rPrChange w:id="708" w:author="作者">
            <w:rPr>
              <w:ins w:id="709" w:author="作者"/>
              <w:highlight w:val="yellow"/>
            </w:rPr>
          </w:rPrChange>
        </w:rPr>
      </w:pPr>
    </w:p>
    <w:p w:rsidR="0077514F" w:rsidDel="00CD087B" w:rsidRDefault="0077514F" w:rsidP="00CD087B">
      <w:pPr>
        <w:pStyle w:val="21"/>
        <w:rPr>
          <w:ins w:id="710" w:author="作者"/>
          <w:del w:id="711" w:author="作者"/>
        </w:rPr>
      </w:pPr>
      <w:bookmarkStart w:id="712" w:name="_Toc392507733"/>
      <w:ins w:id="713" w:author="作者">
        <w:r>
          <w:lastRenderedPageBreak/>
          <w:t>SINC data- and interrupt rate</w:t>
        </w:r>
        <w:bookmarkEnd w:id="712"/>
      </w:ins>
    </w:p>
    <w:p w:rsidR="0046097D" w:rsidRDefault="0046097D">
      <w:pPr>
        <w:pStyle w:val="21"/>
        <w:rPr>
          <w:ins w:id="714" w:author="作者"/>
          <w:highlight w:val="yellow"/>
        </w:rPr>
        <w:pPrChange w:id="715" w:author="作者">
          <w:pPr/>
        </w:pPrChange>
      </w:pPr>
    </w:p>
    <w:p w:rsidR="009C03EB" w:rsidRPr="00420299" w:rsidDel="009C03EB" w:rsidRDefault="009C03EB" w:rsidP="009C03EB">
      <w:pPr>
        <w:rPr>
          <w:del w:id="716" w:author="作者"/>
        </w:rPr>
      </w:pPr>
      <w:moveToRangeStart w:id="717" w:author="作者" w:name="move391301648"/>
      <w:moveTo w:id="718" w:author="作者">
        <w:r w:rsidRPr="00420299">
          <w:t xml:space="preserve">It is not possible to match the SINC filter decimation rate </w:t>
        </w:r>
      </w:moveTo>
    </w:p>
    <w:moveToRangeEnd w:id="717"/>
    <w:p w:rsidR="00DA59BF" w:rsidRPr="00420299" w:rsidRDefault="00090D1C">
      <w:pPr>
        <w:rPr>
          <w:spacing w:val="-5"/>
        </w:rPr>
      </w:pPr>
      <w:r w:rsidRPr="00420299">
        <w:t>with the typical PWM switching frequencies used in motor drives. Matching a</w:t>
      </w:r>
      <w:r w:rsidR="0005311F" w:rsidRPr="00420299">
        <w:t xml:space="preserve"> </w:t>
      </w:r>
      <w:r w:rsidRPr="00420299">
        <w:t>switching frequency of 16</w:t>
      </w:r>
      <w:r w:rsidR="0005311F" w:rsidRPr="00420299">
        <w:t xml:space="preserve"> </w:t>
      </w:r>
      <w:r w:rsidRPr="00420299">
        <w:t>kHz would re</w:t>
      </w:r>
      <w:r w:rsidR="00D513B8" w:rsidRPr="00420299">
        <w:t>quire a decimation rate of 625</w:t>
      </w:r>
      <w:r w:rsidR="00076385" w:rsidRPr="00420299">
        <w:t>,</w:t>
      </w:r>
      <w:r w:rsidR="00D513B8" w:rsidRPr="00420299">
        <w:t xml:space="preserve"> </w:t>
      </w:r>
      <w:r w:rsidR="007223DE" w:rsidRPr="00420299">
        <w:t xml:space="preserve">and </w:t>
      </w:r>
      <w:r w:rsidR="00D513B8" w:rsidRPr="00420299">
        <w:t xml:space="preserve">the </w:t>
      </w:r>
      <w:r w:rsidR="007223DE" w:rsidRPr="00420299">
        <w:t xml:space="preserve">resultant </w:t>
      </w:r>
      <w:r w:rsidR="00D513B8" w:rsidRPr="00420299">
        <w:t>filter group delay would be 94</w:t>
      </w:r>
      <w:r w:rsidR="00A558ED" w:rsidRPr="00420299">
        <w:t xml:space="preserve"> µ</w:t>
      </w:r>
      <w:r w:rsidR="00D513B8" w:rsidRPr="00420299">
        <w:t>s. Th</w:t>
      </w:r>
      <w:r w:rsidR="003C5DCC" w:rsidRPr="00420299">
        <w:t>is</w:t>
      </w:r>
      <w:r w:rsidR="00D513B8" w:rsidRPr="00420299">
        <w:t xml:space="preserve"> decimation rate</w:t>
      </w:r>
      <w:r w:rsidR="003C5DCC" w:rsidRPr="00420299">
        <w:t xml:space="preserve"> is</w:t>
      </w:r>
      <w:r w:rsidR="00D513B8" w:rsidRPr="00420299">
        <w:t xml:space="preserve"> well above available values</w:t>
      </w:r>
      <w:r w:rsidR="00076385" w:rsidRPr="00420299">
        <w:t>,</w:t>
      </w:r>
      <w:r w:rsidR="00D513B8" w:rsidRPr="00420299">
        <w:t xml:space="preserve"> and the group delay would limit the bandwidth of the current loop. Instead, the decimation rate is set to a multiple of the PWM frequency to </w:t>
      </w:r>
      <w:r w:rsidR="0005311F" w:rsidRPr="00420299">
        <w:t xml:space="preserve">lower the group delay and </w:t>
      </w:r>
      <w:r w:rsidR="007223DE" w:rsidRPr="00420299">
        <w:t xml:space="preserve">still </w:t>
      </w:r>
      <w:r w:rsidR="00D513B8" w:rsidRPr="00420299">
        <w:t>achieve</w:t>
      </w:r>
      <w:r w:rsidR="0005311F" w:rsidRPr="00420299">
        <w:t xml:space="preserve"> </w:t>
      </w:r>
      <w:r w:rsidR="007223DE" w:rsidRPr="00420299">
        <w:t xml:space="preserve">the </w:t>
      </w:r>
      <w:r w:rsidR="0005311F" w:rsidRPr="00420299">
        <w:t xml:space="preserve">target filter SNR. The control algorithm samples the data </w:t>
      </w:r>
      <w:r w:rsidR="00224ADB" w:rsidRPr="00420299">
        <w:t xml:space="preserve">at a </w:t>
      </w:r>
      <w:r w:rsidR="0005311F" w:rsidRPr="00420299">
        <w:t>submultip</w:t>
      </w:r>
      <w:r w:rsidR="00224ADB" w:rsidRPr="00420299">
        <w:t>le</w:t>
      </w:r>
      <w:r w:rsidR="0005311F" w:rsidRPr="00420299">
        <w:t xml:space="preserve"> of the decimation frequency matching the PWM </w:t>
      </w:r>
      <w:r w:rsidR="0005311F" w:rsidRPr="00420299">
        <w:rPr>
          <w:spacing w:val="-4"/>
        </w:rPr>
        <w:t>switching.</w:t>
      </w:r>
      <w:r w:rsidR="00224ADB" w:rsidRPr="00420299">
        <w:rPr>
          <w:spacing w:val="-4"/>
        </w:rPr>
        <w:t xml:space="preserve"> </w:t>
      </w:r>
      <w:r w:rsidR="00127A98" w:rsidRPr="00420299">
        <w:rPr>
          <w:spacing w:val="-4"/>
        </w:rPr>
        <w:t>Th</w:t>
      </w:r>
      <w:r w:rsidR="007223DE" w:rsidRPr="00420299">
        <w:rPr>
          <w:spacing w:val="-4"/>
        </w:rPr>
        <w:t>is</w:t>
      </w:r>
      <w:r w:rsidR="00224ADB" w:rsidRPr="00420299">
        <w:rPr>
          <w:spacing w:val="-4"/>
        </w:rPr>
        <w:t xml:space="preserve"> software decimation </w:t>
      </w:r>
      <w:r w:rsidR="00127A98" w:rsidRPr="00420299">
        <w:rPr>
          <w:spacing w:val="-4"/>
        </w:rPr>
        <w:t>process involves transferring</w:t>
      </w:r>
      <w:r w:rsidR="00127A98" w:rsidRPr="00420299">
        <w:t xml:space="preserve"> </w:t>
      </w:r>
      <w:r w:rsidR="00127A98" w:rsidRPr="00420299">
        <w:rPr>
          <w:spacing w:val="-4"/>
        </w:rPr>
        <w:t xml:space="preserve">multiple data samples to a </w:t>
      </w:r>
      <w:r w:rsidR="00123EA0" w:rsidRPr="00420299">
        <w:rPr>
          <w:spacing w:val="-4"/>
        </w:rPr>
        <w:t xml:space="preserve">circular </w:t>
      </w:r>
      <w:r w:rsidR="00127A98" w:rsidRPr="00420299">
        <w:rPr>
          <w:spacing w:val="-4"/>
        </w:rPr>
        <w:t xml:space="preserve">buffer in memory and </w:t>
      </w:r>
      <w:r w:rsidR="00123EA0" w:rsidRPr="00420299">
        <w:rPr>
          <w:spacing w:val="-4"/>
        </w:rPr>
        <w:t>reading</w:t>
      </w:r>
      <w:r w:rsidR="00123EA0" w:rsidRPr="00420299">
        <w:t xml:space="preserve"> </w:t>
      </w:r>
      <w:r w:rsidR="00123EA0" w:rsidRPr="00420299">
        <w:rPr>
          <w:spacing w:val="-4"/>
        </w:rPr>
        <w:t>the most recent data sample in response to the interrupt generated</w:t>
      </w:r>
      <w:r w:rsidR="00123EA0" w:rsidRPr="00420299">
        <w:t xml:space="preserve"> when the buffer is full.</w:t>
      </w:r>
      <w:r w:rsidR="00DA59BF" w:rsidRPr="00420299">
        <w:t xml:space="preserve"> The DMA engine transfers data from the primary SINC filter to data memory</w:t>
      </w:r>
      <w:r w:rsidR="00076385" w:rsidRPr="00420299">
        <w:t>,</w:t>
      </w:r>
      <w:r w:rsidR="00DA59BF" w:rsidRPr="00420299">
        <w:t xml:space="preserve"> and the SINC control unit </w:t>
      </w:r>
      <w:r w:rsidR="00DA59BF" w:rsidRPr="00420299">
        <w:rPr>
          <w:spacing w:val="-5"/>
        </w:rPr>
        <w:t>generates a trigger every time it transfers a fixed number of samples.</w:t>
      </w:r>
      <w:r w:rsidR="00BF16FE" w:rsidRPr="00420299">
        <w:rPr>
          <w:spacing w:val="-5"/>
        </w:rPr>
        <w:t xml:space="preserve"> </w:t>
      </w:r>
    </w:p>
    <w:p w:rsidR="00FA0619" w:rsidRPr="00420299" w:rsidDel="00420299" w:rsidRDefault="003B377C" w:rsidP="00D95987">
      <w:pPr>
        <w:rPr>
          <w:del w:id="719" w:author="作者"/>
        </w:rPr>
      </w:pPr>
      <w:r w:rsidRPr="003B377C">
        <w:rPr>
          <w:rPrChange w:id="720" w:author="作者">
            <w:rPr>
              <w:highlight w:val="yellow"/>
            </w:rPr>
          </w:rPrChange>
        </w:rPr>
        <w:fldChar w:fldCharType="begin"/>
      </w:r>
      <w:r w:rsidR="00300C75" w:rsidRPr="00420299">
        <w:instrText xml:space="preserve"> REF _Ref364797339 \h </w:instrText>
      </w:r>
      <w:r w:rsidR="00631D47" w:rsidRPr="00420299">
        <w:instrText xml:space="preserve"> \* MERGEFORMAT </w:instrText>
      </w:r>
      <w:r w:rsidRPr="003B377C">
        <w:rPr>
          <w:rPrChange w:id="721" w:author="作者">
            <w:rPr/>
          </w:rPrChange>
        </w:rPr>
      </w:r>
      <w:r w:rsidRPr="003B377C">
        <w:rPr>
          <w:rPrChange w:id="722" w:author="作者">
            <w:rPr>
              <w:highlight w:val="yellow"/>
            </w:rPr>
          </w:rPrChange>
        </w:rPr>
        <w:fldChar w:fldCharType="separate"/>
      </w:r>
      <w:ins w:id="723" w:author="作者">
        <w:r w:rsidRPr="003B377C">
          <w:rPr>
            <w:rPrChange w:id="724" w:author="作者">
              <w:rPr>
                <w:highlight w:val="yellow"/>
              </w:rPr>
            </w:rPrChange>
          </w:rPr>
          <w:t xml:space="preserve">Figure </w:t>
        </w:r>
        <w:r w:rsidRPr="003B377C">
          <w:rPr>
            <w:noProof/>
            <w:rPrChange w:id="725" w:author="作者">
              <w:rPr>
                <w:noProof/>
                <w:highlight w:val="yellow"/>
              </w:rPr>
            </w:rPrChange>
          </w:rPr>
          <w:t>13</w:t>
        </w:r>
      </w:ins>
      <w:del w:id="726" w:author="作者">
        <w:r w:rsidR="009D54F2" w:rsidRPr="00420299" w:rsidDel="00420299">
          <w:delText xml:space="preserve">Figure </w:delText>
        </w:r>
        <w:r w:rsidR="009D54F2" w:rsidRPr="00420299" w:rsidDel="00420299">
          <w:rPr>
            <w:noProof/>
          </w:rPr>
          <w:delText>7</w:delText>
        </w:r>
      </w:del>
      <w:r w:rsidRPr="003B377C">
        <w:rPr>
          <w:rPrChange w:id="727" w:author="作者">
            <w:rPr>
              <w:highlight w:val="yellow"/>
            </w:rPr>
          </w:rPrChange>
        </w:rPr>
        <w:fldChar w:fldCharType="end"/>
      </w:r>
      <w:r w:rsidR="00300C75" w:rsidRPr="00420299">
        <w:t xml:space="preserve"> </w:t>
      </w:r>
      <w:r w:rsidR="00127A98" w:rsidRPr="00420299">
        <w:t>describes the alignment between PWM switching, modulator, decimation</w:t>
      </w:r>
      <w:r w:rsidR="00076385" w:rsidRPr="00420299">
        <w:t>,</w:t>
      </w:r>
      <w:r w:rsidR="00127A98" w:rsidRPr="00420299">
        <w:t xml:space="preserve"> and data sampling. </w:t>
      </w:r>
      <w:r w:rsidR="00FA0619" w:rsidRPr="00420299">
        <w:t xml:space="preserve">The synchronizing pulse (PWM0_SYNC) from the PWM modulator aligns the startup of the modulator clock with the PWM frequency. The decimation frequency is a submultiple of the modulator clock </w:t>
      </w:r>
      <w:r w:rsidR="00FA0619" w:rsidRPr="00420299">
        <w:rPr>
          <w:spacing w:val="-4"/>
        </w:rPr>
        <w:t>and a multiple of the PWM frequency. The SINC</w:t>
      </w:r>
      <w:r w:rsidR="00B230BF" w:rsidRPr="00420299">
        <w:rPr>
          <w:spacing w:val="-4"/>
        </w:rPr>
        <w:t>0</w:t>
      </w:r>
      <w:r w:rsidR="00FA0619" w:rsidRPr="00420299">
        <w:rPr>
          <w:spacing w:val="-4"/>
        </w:rPr>
        <w:t>_DAT0 trigger</w:t>
      </w:r>
      <w:r w:rsidR="00FA0619" w:rsidRPr="00420299">
        <w:t xml:space="preserve"> </w:t>
      </w:r>
      <w:r w:rsidR="00CB37F5" w:rsidRPr="00420299">
        <w:t xml:space="preserve">rate </w:t>
      </w:r>
      <w:r w:rsidR="00FA0619" w:rsidRPr="00420299">
        <w:t xml:space="preserve">is </w:t>
      </w:r>
      <w:r w:rsidR="00C03170" w:rsidRPr="00420299">
        <w:t>at the PWM frequency.</w:t>
      </w:r>
      <w:ins w:id="728" w:author="作者">
        <w:r w:rsidR="00420299">
          <w:t xml:space="preserve"> </w:t>
        </w:r>
      </w:ins>
    </w:p>
    <w:p w:rsidR="00236DC2" w:rsidRPr="00420299" w:rsidRDefault="00DA59BF" w:rsidP="00420299">
      <w:pPr>
        <w:rPr>
          <w:rPrChange w:id="729" w:author="作者">
            <w:rPr>
              <w:highlight w:val="yellow"/>
            </w:rPr>
          </w:rPrChange>
        </w:rPr>
      </w:pPr>
      <w:r w:rsidRPr="00420299">
        <w:t>T</w:t>
      </w:r>
      <w:r w:rsidR="00123EA0" w:rsidRPr="00420299">
        <w:t xml:space="preserve">he </w:t>
      </w:r>
      <w:r w:rsidR="00127A98" w:rsidRPr="00420299">
        <w:t xml:space="preserve">information in </w:t>
      </w:r>
      <w:fldSimple w:instr=" REF _Ref365026241 \h  \* MERGEFORMAT ">
        <w:r w:rsidR="009D54F2" w:rsidRPr="00420299">
          <w:t xml:space="preserve">Table </w:t>
        </w:r>
        <w:r w:rsidR="009D54F2" w:rsidRPr="00420299">
          <w:rPr>
            <w:noProof/>
          </w:rPr>
          <w:t>2</w:t>
        </w:r>
      </w:fldSimple>
      <w:r w:rsidR="00300C75" w:rsidRPr="00420299">
        <w:t xml:space="preserve"> </w:t>
      </w:r>
      <w:r w:rsidR="00BA341F" w:rsidRPr="00420299">
        <w:t>illustrates</w:t>
      </w:r>
      <w:r w:rsidR="00127A98" w:rsidRPr="00420299">
        <w:t xml:space="preserve"> the process of selecting </w:t>
      </w:r>
      <w:r w:rsidR="00127A98" w:rsidRPr="00420299">
        <w:rPr>
          <w:spacing w:val="-4"/>
        </w:rPr>
        <w:t xml:space="preserve">the </w:t>
      </w:r>
      <w:r w:rsidR="00123EA0" w:rsidRPr="00420299">
        <w:rPr>
          <w:spacing w:val="-4"/>
        </w:rPr>
        <w:t>decimation rate and the PWM switching frequency. The first</w:t>
      </w:r>
      <w:r w:rsidR="00123EA0" w:rsidRPr="00420299">
        <w:t xml:space="preserve"> three entries in the table are chip level settings for the core and peripheral clock</w:t>
      </w:r>
      <w:r w:rsidR="003406CE" w:rsidRPr="00420299">
        <w:t>s</w:t>
      </w:r>
      <w:r w:rsidR="00123EA0" w:rsidRPr="00420299">
        <w:t>. The maximum core clock rate is 240</w:t>
      </w:r>
      <w:r w:rsidR="004E3EEF" w:rsidRPr="00420299">
        <w:t> </w:t>
      </w:r>
      <w:r w:rsidR="00123EA0" w:rsidRPr="00420299">
        <w:t>MHz</w:t>
      </w:r>
      <w:r w:rsidR="00076385" w:rsidRPr="00420299">
        <w:t>,</w:t>
      </w:r>
      <w:r w:rsidR="00123EA0" w:rsidRPr="00420299">
        <w:t xml:space="preserve"> and it is </w:t>
      </w:r>
      <w:r w:rsidR="00224ADB" w:rsidRPr="00420299">
        <w:t>typically</w:t>
      </w:r>
      <w:r w:rsidR="00123EA0" w:rsidRPr="00420299">
        <w:t xml:space="preserve"> </w:t>
      </w:r>
      <w:r w:rsidR="00076385" w:rsidRPr="00420299">
        <w:t xml:space="preserve">an </w:t>
      </w:r>
      <w:r w:rsidR="00123EA0" w:rsidRPr="00420299">
        <w:t xml:space="preserve">even multiple of the system (peripheral) </w:t>
      </w:r>
      <w:r w:rsidR="00123EA0" w:rsidRPr="00420299">
        <w:rPr>
          <w:spacing w:val="-4"/>
        </w:rPr>
        <w:t xml:space="preserve">clock frequency. The SINC filter modulator clock </w:t>
      </w:r>
      <w:r w:rsidR="007C541A" w:rsidRPr="00420299">
        <w:rPr>
          <w:spacing w:val="-4"/>
        </w:rPr>
        <w:t xml:space="preserve">(MCLK) </w:t>
      </w:r>
      <w:r w:rsidR="00123EA0" w:rsidRPr="00420299">
        <w:rPr>
          <w:spacing w:val="-4"/>
        </w:rPr>
        <w:t>derives</w:t>
      </w:r>
      <w:r w:rsidR="00123EA0" w:rsidRPr="00420299">
        <w:t xml:space="preserve"> from the system clock based on the MDIV register field value</w:t>
      </w:r>
      <w:r w:rsidR="00076385" w:rsidRPr="00420299">
        <w:t>,</w:t>
      </w:r>
      <w:r w:rsidR="00123EA0" w:rsidRPr="00420299">
        <w:t xml:space="preserve"> and there are a limited set of values in the 5</w:t>
      </w:r>
      <w:r w:rsidR="00076385" w:rsidRPr="00420299">
        <w:t> MHz</w:t>
      </w:r>
      <w:r w:rsidR="00123EA0" w:rsidRPr="00420299">
        <w:t xml:space="preserve"> </w:t>
      </w:r>
      <w:r w:rsidR="00076385" w:rsidRPr="00420299">
        <w:t>to</w:t>
      </w:r>
      <w:r w:rsidR="00123EA0" w:rsidRPr="00420299">
        <w:t xml:space="preserve"> 20</w:t>
      </w:r>
      <w:r w:rsidR="003406CE" w:rsidRPr="00420299">
        <w:t xml:space="preserve"> </w:t>
      </w:r>
      <w:r w:rsidR="00123EA0" w:rsidRPr="00420299">
        <w:t xml:space="preserve">MHz range. The </w:t>
      </w:r>
      <w:r w:rsidR="007C541A" w:rsidRPr="00420299">
        <w:t xml:space="preserve">primary </w:t>
      </w:r>
      <w:r w:rsidR="00123EA0" w:rsidRPr="00420299">
        <w:t xml:space="preserve">decimation rate </w:t>
      </w:r>
      <w:r w:rsidR="007C541A" w:rsidRPr="00420299">
        <w:t xml:space="preserve">(PDEC) </w:t>
      </w:r>
      <w:r w:rsidR="00FE4F05" w:rsidRPr="00420299">
        <w:t>is 125</w:t>
      </w:r>
      <w:r w:rsidR="00076385" w:rsidRPr="00420299">
        <w:t>, which</w:t>
      </w:r>
      <w:r w:rsidR="00FE4F05" w:rsidRPr="00420299">
        <w:t xml:space="preserve"> sets the filter SNR at 76 dB (&gt;</w:t>
      </w:r>
      <w:r w:rsidR="00076385" w:rsidRPr="00420299">
        <w:t>12-</w:t>
      </w:r>
      <w:r w:rsidR="00FE4F05" w:rsidRPr="00420299">
        <w:t>b</w:t>
      </w:r>
      <w:r w:rsidR="00123EA0" w:rsidRPr="00420299">
        <w:t>it ENOB)</w:t>
      </w:r>
      <w:r w:rsidR="00FE4F05" w:rsidRPr="00420299">
        <w:t xml:space="preserve"> with a</w:t>
      </w:r>
      <w:r w:rsidR="00123EA0" w:rsidRPr="00420299">
        <w:t xml:space="preserve"> </w:t>
      </w:r>
      <w:r w:rsidR="00FE4F05" w:rsidRPr="00420299">
        <w:t xml:space="preserve">group delay of 18.6 </w:t>
      </w:r>
      <w:r w:rsidR="00A558ED" w:rsidRPr="00420299">
        <w:t>µ</w:t>
      </w:r>
      <w:r w:rsidR="00FE4F05" w:rsidRPr="00420299">
        <w:t>s. The delay corresponds to a phase lag of only 8</w:t>
      </w:r>
      <w:r w:rsidR="00B95733" w:rsidRPr="00420299">
        <w:t>°</w:t>
      </w:r>
      <w:r w:rsidR="00FE4F05" w:rsidRPr="00420299">
        <w:t xml:space="preserve"> at</w:t>
      </w:r>
      <w:r w:rsidR="00224ADB" w:rsidRPr="00420299">
        <w:t xml:space="preserve"> a typical current control loop bandwidth of</w:t>
      </w:r>
      <w:r w:rsidR="00FE4F05" w:rsidRPr="00420299">
        <w:t xml:space="preserve"> 1.25 kHz. The modu</w:t>
      </w:r>
      <w:r w:rsidR="003406CE" w:rsidRPr="00420299">
        <w:softHyphen/>
      </w:r>
      <w:r w:rsidR="00FE4F05" w:rsidRPr="00420299">
        <w:t>lator clock is 10 MHz</w:t>
      </w:r>
      <w:r w:rsidR="00265C0D" w:rsidRPr="00420299">
        <w:t>; therefore,</w:t>
      </w:r>
      <w:r w:rsidR="00FE4F05" w:rsidRPr="00420299">
        <w:t xml:space="preserve"> </w:t>
      </w:r>
      <w:r w:rsidR="007223DE" w:rsidRPr="00420299">
        <w:t xml:space="preserve">the primary </w:t>
      </w:r>
      <w:r w:rsidR="00FE4F05" w:rsidRPr="00420299">
        <w:t>decimation clock frequency is 80</w:t>
      </w:r>
      <w:r w:rsidR="00C8098B" w:rsidRPr="00420299">
        <w:t xml:space="preserve"> </w:t>
      </w:r>
      <w:r w:rsidR="007223DE" w:rsidRPr="00420299">
        <w:t>kHz</w:t>
      </w:r>
      <w:r w:rsidR="00265C0D" w:rsidRPr="00420299">
        <w:t>,</w:t>
      </w:r>
      <w:r w:rsidR="00224ADB" w:rsidRPr="00420299">
        <w:t xml:space="preserve"> </w:t>
      </w:r>
      <w:r w:rsidR="00C8098B" w:rsidRPr="00420299">
        <w:t xml:space="preserve">and </w:t>
      </w:r>
      <w:r w:rsidR="00265C0D" w:rsidRPr="00420299">
        <w:t xml:space="preserve">a </w:t>
      </w:r>
      <w:r w:rsidR="00C8098B" w:rsidRPr="00420299">
        <w:t xml:space="preserve">software decimation rate </w:t>
      </w:r>
      <w:r w:rsidR="003B377C" w:rsidRPr="003B377C">
        <w:rPr>
          <w:rPrChange w:id="730" w:author="作者">
            <w:rPr>
              <w:highlight w:val="yellow"/>
            </w:rPr>
          </w:rPrChange>
        </w:rPr>
        <w:lastRenderedPageBreak/>
        <w:t xml:space="preserve">(SWDEC) </w:t>
      </w:r>
      <w:r w:rsidR="003B377C" w:rsidRPr="003B377C">
        <w:rPr>
          <w:spacing w:val="-4"/>
          <w:rPrChange w:id="731" w:author="作者">
            <w:rPr>
              <w:spacing w:val="-4"/>
              <w:highlight w:val="yellow"/>
            </w:rPr>
          </w:rPrChange>
        </w:rPr>
        <w:t>of 5 synchronizes the sample rate with a 16 kHz PWM frequency</w:t>
      </w:r>
      <w:r w:rsidR="003B377C" w:rsidRPr="003B377C">
        <w:rPr>
          <w:rPrChange w:id="732" w:author="作者">
            <w:rPr>
              <w:highlight w:val="yellow"/>
            </w:rPr>
          </w:rPrChange>
        </w:rPr>
        <w:t xml:space="preserve"> (PWM). Tuning of the PWM frequency is possible by adjusting the SINC filter decimation rate. </w:t>
      </w:r>
    </w:p>
    <w:p w:rsidR="00236DC2" w:rsidRPr="00420299" w:rsidRDefault="003B377C" w:rsidP="00265C0D">
      <w:pPr>
        <w:rPr>
          <w:rPrChange w:id="733" w:author="作者">
            <w:rPr>
              <w:highlight w:val="yellow"/>
            </w:rPr>
          </w:rPrChange>
        </w:rPr>
      </w:pPr>
      <w:r w:rsidRPr="003B377C">
        <w:rPr>
          <w:rPrChange w:id="734" w:author="作者">
            <w:rPr>
              <w:highlight w:val="yellow"/>
            </w:rPr>
          </w:rPrChange>
        </w:rPr>
        <w:t>The equation governing the relationship among the modulator clock, the PWM frequency, and the hardware and software decimation rates is</w:t>
      </w:r>
    </w:p>
    <w:p w:rsidR="0055758B" w:rsidRPr="00420299" w:rsidRDefault="0055758B" w:rsidP="004E3EEF">
      <w:pPr>
        <w:pStyle w:val="Equation"/>
        <w:rPr>
          <w:rPrChange w:id="735" w:author="作者">
            <w:rPr>
              <w:highlight w:val="yellow"/>
            </w:rPr>
          </w:rPrChange>
        </w:rPr>
      </w:pPr>
      <w:r w:rsidRPr="00420299">
        <w:rPr>
          <w:position w:val="-20"/>
          <w:rPrChange w:id="736" w:author="作者">
            <w:rPr>
              <w:position w:val="-20"/>
            </w:rPr>
          </w:rPrChange>
        </w:rPr>
        <w:object w:dxaOrig="2120" w:dyaOrig="499">
          <v:shape id="_x0000_i1027" type="#_x0000_t75" style="width:105.75pt;height:24.75pt" o:ole="">
            <v:imagedata r:id="rId47" o:title=""/>
          </v:shape>
          <o:OLEObject Type="Embed" ProgID="Equation.3" ShapeID="_x0000_i1027" DrawAspect="Content" ObjectID="_1537627404" r:id="rId48"/>
        </w:object>
      </w:r>
    </w:p>
    <w:p w:rsidR="004E3EEF" w:rsidRPr="00420299" w:rsidRDefault="003B377C" w:rsidP="004E3EEF">
      <w:pPr>
        <w:rPr>
          <w:rPrChange w:id="737" w:author="作者">
            <w:rPr>
              <w:highlight w:val="yellow"/>
            </w:rPr>
          </w:rPrChange>
        </w:rPr>
      </w:pPr>
      <w:r w:rsidRPr="003B377C">
        <w:rPr>
          <w:rPrChange w:id="738" w:author="作者">
            <w:rPr>
              <w:highlight w:val="yellow"/>
            </w:rPr>
          </w:rPrChange>
        </w:rPr>
        <w:t>where:</w:t>
      </w:r>
      <w:r w:rsidRPr="003B377C">
        <w:rPr>
          <w:rPrChange w:id="739" w:author="作者">
            <w:rPr>
              <w:highlight w:val="yellow"/>
            </w:rPr>
          </w:rPrChange>
        </w:rPr>
        <w:br/>
      </w:r>
      <w:r w:rsidRPr="003B377C">
        <w:rPr>
          <w:i/>
          <w:iCs/>
          <w:rPrChange w:id="740" w:author="作者">
            <w:rPr>
              <w:i/>
              <w:iCs/>
              <w:highlight w:val="yellow"/>
            </w:rPr>
          </w:rPrChange>
        </w:rPr>
        <w:t>PDEC</w:t>
      </w:r>
      <w:r w:rsidRPr="003B377C">
        <w:rPr>
          <w:rPrChange w:id="741" w:author="作者">
            <w:rPr>
              <w:highlight w:val="yellow"/>
            </w:rPr>
          </w:rPrChange>
        </w:rPr>
        <w:t xml:space="preserve"> is the hardware decimation rate.</w:t>
      </w:r>
      <w:r w:rsidRPr="003B377C">
        <w:rPr>
          <w:rPrChange w:id="742" w:author="作者">
            <w:rPr>
              <w:highlight w:val="yellow"/>
            </w:rPr>
          </w:rPrChange>
        </w:rPr>
        <w:br/>
      </w:r>
      <w:r w:rsidRPr="003B377C">
        <w:rPr>
          <w:i/>
          <w:iCs/>
          <w:rPrChange w:id="743" w:author="作者">
            <w:rPr>
              <w:i/>
              <w:iCs/>
              <w:highlight w:val="yellow"/>
            </w:rPr>
          </w:rPrChange>
        </w:rPr>
        <w:t>SWDEC</w:t>
      </w:r>
      <w:r w:rsidRPr="003B377C">
        <w:rPr>
          <w:rPrChange w:id="744" w:author="作者">
            <w:rPr>
              <w:highlight w:val="yellow"/>
            </w:rPr>
          </w:rPrChange>
        </w:rPr>
        <w:t xml:space="preserve"> is the software decimation rate.</w:t>
      </w:r>
    </w:p>
    <w:p w:rsidR="00DA59BF" w:rsidRPr="00420299" w:rsidRDefault="003B377C" w:rsidP="00D95987">
      <w:pPr>
        <w:rPr>
          <w:rPrChange w:id="745" w:author="作者">
            <w:rPr>
              <w:highlight w:val="yellow"/>
            </w:rPr>
          </w:rPrChange>
        </w:rPr>
      </w:pPr>
      <w:r w:rsidRPr="003B377C">
        <w:rPr>
          <w:rPrChange w:id="746" w:author="作者">
            <w:rPr>
              <w:highlight w:val="yellow"/>
            </w:rPr>
          </w:rPrChange>
        </w:rPr>
        <w:t xml:space="preserve">The hardware and software decimation rates must be integers. </w:t>
      </w:r>
      <w:r w:rsidRPr="003B377C">
        <w:rPr>
          <w:spacing w:val="-4"/>
          <w:rPrChange w:id="747" w:author="作者">
            <w:rPr>
              <w:spacing w:val="-4"/>
              <w:highlight w:val="yellow"/>
            </w:rPr>
          </w:rPrChange>
        </w:rPr>
        <w:t>The PCNT register field value in the SINC filter sets the software</w:t>
      </w:r>
      <w:r w:rsidRPr="003B377C">
        <w:rPr>
          <w:rPrChange w:id="748" w:author="作者">
            <w:rPr>
              <w:highlight w:val="yellow"/>
            </w:rPr>
          </w:rPrChange>
        </w:rPr>
        <w:t xml:space="preserve"> </w:t>
      </w:r>
      <w:r w:rsidRPr="003B377C">
        <w:rPr>
          <w:spacing w:val="-4"/>
          <w:rPrChange w:id="749" w:author="作者">
            <w:rPr>
              <w:spacing w:val="-4"/>
              <w:highlight w:val="yellow"/>
            </w:rPr>
          </w:rPrChange>
        </w:rPr>
        <w:t>decimation rate. The PCNT value loaded in the SINC filter control</w:t>
      </w:r>
      <w:r w:rsidRPr="003B377C">
        <w:rPr>
          <w:rPrChange w:id="750" w:author="作者">
            <w:rPr>
              <w:highlight w:val="yellow"/>
            </w:rPr>
          </w:rPrChange>
        </w:rPr>
        <w:t xml:space="preserve"> register is one less than the number of sample delays before an interrupt is generated. The PWM_TM0 register sets the PWM switching frequency and, therefore, sets the sample timing. </w:t>
      </w:r>
    </w:p>
    <w:p w:rsidR="00456E12" w:rsidRPr="00420299" w:rsidRDefault="003B377C" w:rsidP="009D239B">
      <w:pPr>
        <w:pStyle w:val="TableTitle"/>
        <w:rPr>
          <w:rPrChange w:id="751" w:author="作者">
            <w:rPr>
              <w:highlight w:val="yellow"/>
            </w:rPr>
          </w:rPrChange>
        </w:rPr>
      </w:pPr>
      <w:bookmarkStart w:id="752" w:name="_Ref365026241"/>
      <w:r w:rsidRPr="003B377C">
        <w:rPr>
          <w:rPrChange w:id="753" w:author="作者">
            <w:rPr>
              <w:b w:val="0"/>
              <w:bCs w:val="0"/>
              <w:kern w:val="18"/>
              <w:szCs w:val="19"/>
              <w:highlight w:val="yellow"/>
            </w:rPr>
          </w:rPrChange>
        </w:rPr>
        <w:t xml:space="preserve">Table </w:t>
      </w:r>
      <w:r w:rsidRPr="003B377C">
        <w:rPr>
          <w:rPrChange w:id="754" w:author="作者">
            <w:rPr>
              <w:b w:val="0"/>
              <w:bCs w:val="0"/>
              <w:noProof/>
              <w:kern w:val="18"/>
              <w:szCs w:val="19"/>
              <w:highlight w:val="yellow"/>
            </w:rPr>
          </w:rPrChange>
        </w:rPr>
        <w:fldChar w:fldCharType="begin"/>
      </w:r>
      <w:r w:rsidRPr="003B377C">
        <w:rPr>
          <w:rPrChange w:id="755" w:author="作者">
            <w:rPr>
              <w:b w:val="0"/>
              <w:bCs w:val="0"/>
              <w:kern w:val="18"/>
              <w:szCs w:val="19"/>
              <w:highlight w:val="yellow"/>
            </w:rPr>
          </w:rPrChange>
        </w:rPr>
        <w:instrText xml:space="preserve"> SEQ Table \* ARABIC </w:instrText>
      </w:r>
      <w:r w:rsidRPr="003B377C">
        <w:rPr>
          <w:rPrChange w:id="756" w:author="作者">
            <w:rPr>
              <w:b w:val="0"/>
              <w:bCs w:val="0"/>
              <w:noProof/>
              <w:kern w:val="18"/>
              <w:szCs w:val="19"/>
              <w:highlight w:val="yellow"/>
            </w:rPr>
          </w:rPrChange>
        </w:rPr>
        <w:fldChar w:fldCharType="separate"/>
      </w:r>
      <w:r w:rsidRPr="003B377C">
        <w:rPr>
          <w:noProof/>
          <w:rPrChange w:id="757" w:author="作者">
            <w:rPr>
              <w:b w:val="0"/>
              <w:bCs w:val="0"/>
              <w:noProof/>
              <w:kern w:val="18"/>
              <w:szCs w:val="19"/>
              <w:highlight w:val="yellow"/>
            </w:rPr>
          </w:rPrChange>
        </w:rPr>
        <w:t>2</w:t>
      </w:r>
      <w:r w:rsidRPr="003B377C">
        <w:rPr>
          <w:noProof/>
          <w:rPrChange w:id="758" w:author="作者">
            <w:rPr>
              <w:b w:val="0"/>
              <w:bCs w:val="0"/>
              <w:noProof/>
              <w:kern w:val="18"/>
              <w:szCs w:val="19"/>
              <w:highlight w:val="yellow"/>
            </w:rPr>
          </w:rPrChange>
        </w:rPr>
        <w:fldChar w:fldCharType="end"/>
      </w:r>
      <w:bookmarkEnd w:id="752"/>
      <w:r w:rsidRPr="003B377C">
        <w:rPr>
          <w:rPrChange w:id="759" w:author="作者">
            <w:rPr>
              <w:b w:val="0"/>
              <w:bCs w:val="0"/>
              <w:kern w:val="18"/>
              <w:szCs w:val="19"/>
              <w:highlight w:val="yellow"/>
            </w:rPr>
          </w:rPrChange>
        </w:rPr>
        <w:t>. Decimation Rate Selection</w:t>
      </w:r>
    </w:p>
    <w:tbl>
      <w:tblPr>
        <w:tblStyle w:val="ad"/>
        <w:tblW w:w="0" w:type="auto"/>
        <w:tblBorders>
          <w:top w:val="single" w:sz="4" w:space="0" w:color="auto"/>
          <w:bottom w:val="single" w:sz="4" w:space="0" w:color="auto"/>
          <w:insideV w:val="single" w:sz="4" w:space="0" w:color="auto"/>
        </w:tblBorders>
        <w:tblLook w:val="04A0"/>
      </w:tblPr>
      <w:tblGrid>
        <w:gridCol w:w="2358"/>
        <w:gridCol w:w="1121"/>
        <w:gridCol w:w="937"/>
        <w:gridCol w:w="660"/>
      </w:tblGrid>
      <w:tr w:rsidR="00A558ED" w:rsidRPr="00420299" w:rsidTr="00A558ED">
        <w:trPr>
          <w:cnfStyle w:val="100000000000"/>
        </w:trPr>
        <w:tc>
          <w:tcPr>
            <w:cnfStyle w:val="001000000100"/>
            <w:tcW w:w="2358" w:type="dxa"/>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A558ED" w:rsidRPr="00420299" w:rsidRDefault="003B377C" w:rsidP="009D239B">
            <w:pPr>
              <w:pStyle w:val="af"/>
              <w:keepNext/>
              <w:rPr>
                <w:rPrChange w:id="760" w:author="作者">
                  <w:rPr>
                    <w:b w:val="0"/>
                    <w:highlight w:val="yellow"/>
                  </w:rPr>
                </w:rPrChange>
              </w:rPr>
            </w:pPr>
            <w:r w:rsidRPr="003B377C">
              <w:rPr>
                <w:rPrChange w:id="761" w:author="作者">
                  <w:rPr>
                    <w:rFonts w:ascii="Minion Pro" w:hAnsi="Minion Pro" w:cs="Times New Roman"/>
                    <w:sz w:val="19"/>
                    <w:szCs w:val="19"/>
                    <w:highlight w:val="yellow"/>
                  </w:rPr>
                </w:rPrChange>
              </w:rPr>
              <w:t>Parameter</w:t>
            </w:r>
          </w:p>
        </w:tc>
        <w:tc>
          <w:tcPr>
            <w:tcW w:w="1121" w:type="dxa"/>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A558ED" w:rsidRPr="00420299" w:rsidRDefault="003B377C" w:rsidP="009D239B">
            <w:pPr>
              <w:pStyle w:val="af"/>
              <w:keepNext/>
              <w:cnfStyle w:val="100000000000"/>
              <w:rPr>
                <w:rPrChange w:id="762" w:author="作者">
                  <w:rPr>
                    <w:b w:val="0"/>
                    <w:highlight w:val="yellow"/>
                  </w:rPr>
                </w:rPrChange>
              </w:rPr>
            </w:pPr>
            <w:r w:rsidRPr="003B377C">
              <w:rPr>
                <w:rPrChange w:id="763" w:author="作者">
                  <w:rPr>
                    <w:rFonts w:ascii="Minion Pro" w:hAnsi="Minion Pro" w:cs="Times New Roman"/>
                    <w:sz w:val="19"/>
                    <w:szCs w:val="19"/>
                    <w:highlight w:val="yellow"/>
                  </w:rPr>
                </w:rPrChange>
              </w:rPr>
              <w:t>Symbol</w:t>
            </w:r>
          </w:p>
        </w:tc>
        <w:tc>
          <w:tcPr>
            <w:tcW w:w="937" w:type="dxa"/>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A558ED" w:rsidRPr="00420299" w:rsidRDefault="003B377C" w:rsidP="009D239B">
            <w:pPr>
              <w:pStyle w:val="af"/>
              <w:keepNext/>
              <w:cnfStyle w:val="100000000000"/>
              <w:rPr>
                <w:rPrChange w:id="764" w:author="作者">
                  <w:rPr>
                    <w:b w:val="0"/>
                    <w:highlight w:val="yellow"/>
                  </w:rPr>
                </w:rPrChange>
              </w:rPr>
            </w:pPr>
            <w:r w:rsidRPr="003B377C">
              <w:rPr>
                <w:rPrChange w:id="765" w:author="作者">
                  <w:rPr>
                    <w:rFonts w:ascii="Minion Pro" w:hAnsi="Minion Pro" w:cs="Times New Roman"/>
                    <w:sz w:val="19"/>
                    <w:szCs w:val="19"/>
                    <w:highlight w:val="yellow"/>
                  </w:rPr>
                </w:rPrChange>
              </w:rPr>
              <w:t>Value</w:t>
            </w:r>
          </w:p>
        </w:tc>
        <w:tc>
          <w:tcPr>
            <w:tcW w:w="660" w:type="dxa"/>
            <w:tcBorders>
              <w:top w:val="single" w:sz="4" w:space="0" w:color="auto"/>
              <w:left w:val="none" w:sz="0" w:space="0" w:color="auto"/>
              <w:bottom w:val="single" w:sz="4" w:space="0" w:color="auto"/>
              <w:right w:val="none" w:sz="0" w:space="0" w:color="auto"/>
              <w:tl2br w:val="none" w:sz="0" w:space="0" w:color="auto"/>
              <w:tr2bl w:val="none" w:sz="0" w:space="0" w:color="auto"/>
            </w:tcBorders>
          </w:tcPr>
          <w:p w:rsidR="00A558ED" w:rsidRPr="00420299" w:rsidRDefault="003B377C" w:rsidP="009D239B">
            <w:pPr>
              <w:pStyle w:val="af"/>
              <w:keepNext/>
              <w:cnfStyle w:val="100000000000"/>
              <w:rPr>
                <w:b w:val="0"/>
                <w:bCs/>
                <w:rPrChange w:id="766" w:author="作者">
                  <w:rPr>
                    <w:b w:val="0"/>
                    <w:bCs/>
                    <w:highlight w:val="yellow"/>
                  </w:rPr>
                </w:rPrChange>
              </w:rPr>
            </w:pPr>
            <w:r w:rsidRPr="003B377C">
              <w:rPr>
                <w:rPrChange w:id="767" w:author="作者">
                  <w:rPr>
                    <w:rFonts w:ascii="Minion Pro" w:hAnsi="Minion Pro" w:cs="Times New Roman"/>
                    <w:sz w:val="19"/>
                    <w:szCs w:val="19"/>
                    <w:highlight w:val="yellow"/>
                  </w:rPr>
                </w:rPrChange>
              </w:rPr>
              <w:t>Unit</w:t>
            </w:r>
          </w:p>
        </w:tc>
      </w:tr>
      <w:tr w:rsidR="00A558ED" w:rsidRPr="00420299" w:rsidTr="00A558ED">
        <w:trPr>
          <w:cnfStyle w:val="000000100000"/>
        </w:trPr>
        <w:tc>
          <w:tcPr>
            <w:cnfStyle w:val="001000000000"/>
            <w:tcW w:w="2358" w:type="dxa"/>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rPr>
                <w:rPrChange w:id="768" w:author="作者">
                  <w:rPr>
                    <w:highlight w:val="yellow"/>
                  </w:rPr>
                </w:rPrChange>
              </w:rPr>
            </w:pPr>
            <w:r w:rsidRPr="003B377C">
              <w:rPr>
                <w:rPrChange w:id="769" w:author="作者">
                  <w:rPr>
                    <w:rFonts w:ascii="Minion Pro" w:hAnsi="Minion Pro" w:cs="Times New Roman"/>
                    <w:sz w:val="19"/>
                    <w:szCs w:val="19"/>
                    <w:highlight w:val="yellow"/>
                  </w:rPr>
                </w:rPrChange>
              </w:rPr>
              <w:t>Core Clock</w:t>
            </w:r>
          </w:p>
        </w:tc>
        <w:tc>
          <w:tcPr>
            <w:tcW w:w="1121" w:type="dxa"/>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rPrChange w:id="770" w:author="作者">
                  <w:rPr>
                    <w:highlight w:val="yellow"/>
                  </w:rPr>
                </w:rPrChange>
              </w:rPr>
            </w:pPr>
            <w:r w:rsidRPr="003B377C">
              <w:rPr>
                <w:rPrChange w:id="771" w:author="作者">
                  <w:rPr>
                    <w:rFonts w:ascii="Minion Pro" w:hAnsi="Minion Pro" w:cs="Times New Roman"/>
                    <w:sz w:val="19"/>
                    <w:szCs w:val="19"/>
                    <w:highlight w:val="yellow"/>
                  </w:rPr>
                </w:rPrChange>
              </w:rPr>
              <w:t>CCLK</w:t>
            </w:r>
          </w:p>
        </w:tc>
        <w:tc>
          <w:tcPr>
            <w:tcW w:w="937" w:type="dxa"/>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rPrChange w:id="772" w:author="作者">
                  <w:rPr>
                    <w:highlight w:val="yellow"/>
                  </w:rPr>
                </w:rPrChange>
              </w:rPr>
            </w:pPr>
            <w:bookmarkStart w:id="773" w:name="RANGE!E4"/>
            <w:r w:rsidRPr="003B377C">
              <w:rPr>
                <w:rPrChange w:id="774" w:author="作者">
                  <w:rPr>
                    <w:rFonts w:ascii="Minion Pro" w:hAnsi="Minion Pro" w:cs="Times New Roman"/>
                    <w:sz w:val="19"/>
                    <w:szCs w:val="19"/>
                    <w:highlight w:val="yellow"/>
                  </w:rPr>
                </w:rPrChange>
              </w:rPr>
              <w:t>240</w:t>
            </w:r>
            <w:bookmarkEnd w:id="773"/>
          </w:p>
        </w:tc>
        <w:tc>
          <w:tcPr>
            <w:tcW w:w="660" w:type="dxa"/>
            <w:tcBorders>
              <w:top w:val="single" w:sz="4"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bCs/>
                <w:rPrChange w:id="775" w:author="作者">
                  <w:rPr>
                    <w:bCs/>
                    <w:highlight w:val="yellow"/>
                  </w:rPr>
                </w:rPrChange>
              </w:rPr>
            </w:pPr>
            <w:r w:rsidRPr="003B377C">
              <w:rPr>
                <w:rPrChange w:id="776" w:author="作者">
                  <w:rPr>
                    <w:rFonts w:ascii="Minion Pro" w:hAnsi="Minion Pro" w:cs="Times New Roman"/>
                    <w:sz w:val="19"/>
                    <w:szCs w:val="19"/>
                    <w:highlight w:val="yellow"/>
                  </w:rPr>
                </w:rPrChange>
              </w:rPr>
              <w:t>MHz</w:t>
            </w:r>
          </w:p>
        </w:tc>
      </w:tr>
      <w:tr w:rsidR="00A558ED" w:rsidRPr="00420299"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rPr>
                <w:rPrChange w:id="777" w:author="作者">
                  <w:rPr>
                    <w:highlight w:val="yellow"/>
                  </w:rPr>
                </w:rPrChange>
              </w:rPr>
            </w:pPr>
            <w:r w:rsidRPr="003B377C">
              <w:rPr>
                <w:rPrChange w:id="778" w:author="作者">
                  <w:rPr>
                    <w:rFonts w:ascii="Minion Pro" w:hAnsi="Minion Pro" w:cs="Times New Roman"/>
                    <w:sz w:val="19"/>
                    <w:szCs w:val="19"/>
                    <w:highlight w:val="yellow"/>
                  </w:rPr>
                </w:rPrChange>
              </w:rPr>
              <w:t>System Clock Divider</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010000"/>
              <w:rPr>
                <w:rPrChange w:id="779" w:author="作者">
                  <w:rPr>
                    <w:highlight w:val="yellow"/>
                  </w:rPr>
                </w:rPrChange>
              </w:rPr>
            </w:pPr>
            <w:r w:rsidRPr="003B377C">
              <w:rPr>
                <w:rPrChange w:id="780" w:author="作者">
                  <w:rPr>
                    <w:rFonts w:ascii="Minion Pro" w:hAnsi="Minion Pro" w:cs="Times New Roman"/>
                    <w:sz w:val="19"/>
                    <w:szCs w:val="19"/>
                    <w:highlight w:val="yellow"/>
                  </w:rPr>
                </w:rPrChange>
              </w:rPr>
              <w:t>SYSSEL</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010000"/>
              <w:rPr>
                <w:rPrChange w:id="781" w:author="作者">
                  <w:rPr>
                    <w:highlight w:val="yellow"/>
                  </w:rPr>
                </w:rPrChange>
              </w:rPr>
            </w:pPr>
            <w:bookmarkStart w:id="782" w:name="RANGE!E5"/>
            <w:r w:rsidRPr="003B377C">
              <w:rPr>
                <w:rPrChange w:id="783" w:author="作者">
                  <w:rPr>
                    <w:rFonts w:ascii="Minion Pro" w:hAnsi="Minion Pro" w:cs="Times New Roman"/>
                    <w:sz w:val="19"/>
                    <w:szCs w:val="19"/>
                    <w:highlight w:val="yellow"/>
                  </w:rPr>
                </w:rPrChange>
              </w:rPr>
              <w:t>3</w:t>
            </w:r>
            <w:bookmarkEnd w:id="782"/>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A558ED" w:rsidP="009D239B">
            <w:pPr>
              <w:pStyle w:val="af"/>
              <w:keepNext/>
              <w:cnfStyle w:val="000000010000"/>
              <w:rPr>
                <w:bCs/>
                <w:rPrChange w:id="784" w:author="作者">
                  <w:rPr>
                    <w:bCs/>
                    <w:highlight w:val="yellow"/>
                  </w:rPr>
                </w:rPrChange>
              </w:rPr>
            </w:pPr>
          </w:p>
        </w:tc>
      </w:tr>
      <w:tr w:rsidR="00A558ED" w:rsidRPr="00420299" w:rsidTr="00A558ED">
        <w:trPr>
          <w:cnfStyle w:val="00000010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rPr>
                <w:rPrChange w:id="785" w:author="作者">
                  <w:rPr>
                    <w:highlight w:val="yellow"/>
                  </w:rPr>
                </w:rPrChange>
              </w:rPr>
            </w:pPr>
            <w:r w:rsidRPr="003B377C">
              <w:rPr>
                <w:rPrChange w:id="786" w:author="作者">
                  <w:rPr>
                    <w:rFonts w:ascii="Minion Pro" w:hAnsi="Minion Pro" w:cs="Times New Roman"/>
                    <w:sz w:val="19"/>
                    <w:szCs w:val="19"/>
                    <w:highlight w:val="yellow"/>
                  </w:rPr>
                </w:rPrChange>
              </w:rPr>
              <w:t>System Clock</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rPrChange w:id="787" w:author="作者">
                  <w:rPr>
                    <w:highlight w:val="yellow"/>
                  </w:rPr>
                </w:rPrChange>
              </w:rPr>
            </w:pPr>
            <w:r w:rsidRPr="003B377C">
              <w:rPr>
                <w:rPrChange w:id="788" w:author="作者">
                  <w:rPr>
                    <w:rFonts w:ascii="Minion Pro" w:hAnsi="Minion Pro" w:cs="Times New Roman"/>
                    <w:sz w:val="19"/>
                    <w:szCs w:val="19"/>
                    <w:highlight w:val="yellow"/>
                  </w:rPr>
                </w:rPrChange>
              </w:rPr>
              <w:t>SYSCLK</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rPrChange w:id="789" w:author="作者">
                  <w:rPr>
                    <w:highlight w:val="yellow"/>
                  </w:rPr>
                </w:rPrChange>
              </w:rPr>
            </w:pPr>
            <w:bookmarkStart w:id="790" w:name="RANGE!E6"/>
            <w:r w:rsidRPr="003B377C">
              <w:rPr>
                <w:rPrChange w:id="791" w:author="作者">
                  <w:rPr>
                    <w:rFonts w:ascii="Minion Pro" w:hAnsi="Minion Pro" w:cs="Times New Roman"/>
                    <w:sz w:val="19"/>
                    <w:szCs w:val="19"/>
                    <w:highlight w:val="yellow"/>
                  </w:rPr>
                </w:rPrChange>
              </w:rPr>
              <w:t>80</w:t>
            </w:r>
            <w:bookmarkEnd w:id="790"/>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bCs/>
                <w:rPrChange w:id="792" w:author="作者">
                  <w:rPr>
                    <w:bCs/>
                    <w:highlight w:val="yellow"/>
                  </w:rPr>
                </w:rPrChange>
              </w:rPr>
            </w:pPr>
            <w:r w:rsidRPr="003B377C">
              <w:rPr>
                <w:rPrChange w:id="793" w:author="作者">
                  <w:rPr>
                    <w:rFonts w:ascii="Minion Pro" w:hAnsi="Minion Pro" w:cs="Times New Roman"/>
                    <w:sz w:val="19"/>
                    <w:szCs w:val="19"/>
                    <w:highlight w:val="yellow"/>
                  </w:rPr>
                </w:rPrChange>
              </w:rPr>
              <w:t>MHz</w:t>
            </w:r>
          </w:p>
        </w:tc>
      </w:tr>
      <w:tr w:rsidR="00A558ED" w:rsidRPr="00420299"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rPr>
                <w:rPrChange w:id="794" w:author="作者">
                  <w:rPr>
                    <w:highlight w:val="yellow"/>
                  </w:rPr>
                </w:rPrChange>
              </w:rPr>
            </w:pPr>
            <w:r w:rsidRPr="003B377C">
              <w:rPr>
                <w:rPrChange w:id="795" w:author="作者">
                  <w:rPr>
                    <w:rFonts w:ascii="Minion Pro" w:hAnsi="Minion Pro" w:cs="Times New Roman"/>
                    <w:sz w:val="19"/>
                    <w:szCs w:val="19"/>
                    <w:highlight w:val="yellow"/>
                  </w:rPr>
                </w:rPrChange>
              </w:rPr>
              <w:t>Modulator Clock Divider</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010000"/>
              <w:rPr>
                <w:rPrChange w:id="796" w:author="作者">
                  <w:rPr>
                    <w:highlight w:val="yellow"/>
                  </w:rPr>
                </w:rPrChange>
              </w:rPr>
            </w:pPr>
            <w:r w:rsidRPr="003B377C">
              <w:rPr>
                <w:rPrChange w:id="797" w:author="作者">
                  <w:rPr>
                    <w:rFonts w:ascii="Minion Pro" w:hAnsi="Minion Pro" w:cs="Times New Roman"/>
                    <w:sz w:val="19"/>
                    <w:szCs w:val="19"/>
                    <w:highlight w:val="yellow"/>
                  </w:rPr>
                </w:rPrChange>
              </w:rPr>
              <w:t>MDIV</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010000"/>
              <w:rPr>
                <w:rPrChange w:id="798" w:author="作者">
                  <w:rPr>
                    <w:highlight w:val="yellow"/>
                  </w:rPr>
                </w:rPrChange>
              </w:rPr>
            </w:pPr>
            <w:bookmarkStart w:id="799" w:name="RANGE!E8"/>
            <w:r w:rsidRPr="003B377C">
              <w:rPr>
                <w:rPrChange w:id="800" w:author="作者">
                  <w:rPr>
                    <w:rFonts w:ascii="Minion Pro" w:hAnsi="Minion Pro" w:cs="Times New Roman"/>
                    <w:sz w:val="19"/>
                    <w:szCs w:val="19"/>
                    <w:highlight w:val="yellow"/>
                  </w:rPr>
                </w:rPrChange>
              </w:rPr>
              <w:t>8</w:t>
            </w:r>
            <w:bookmarkEnd w:id="799"/>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A558ED" w:rsidP="009D239B">
            <w:pPr>
              <w:pStyle w:val="af"/>
              <w:keepNext/>
              <w:cnfStyle w:val="000000010000"/>
              <w:rPr>
                <w:bCs/>
                <w:rPrChange w:id="801" w:author="作者">
                  <w:rPr>
                    <w:bCs/>
                    <w:highlight w:val="yellow"/>
                  </w:rPr>
                </w:rPrChange>
              </w:rPr>
            </w:pPr>
          </w:p>
        </w:tc>
      </w:tr>
      <w:tr w:rsidR="00A558ED" w:rsidRPr="00420299" w:rsidTr="00A558ED">
        <w:trPr>
          <w:cnfStyle w:val="00000010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rPr>
                <w:rPrChange w:id="802" w:author="作者">
                  <w:rPr>
                    <w:highlight w:val="yellow"/>
                  </w:rPr>
                </w:rPrChange>
              </w:rPr>
            </w:pPr>
            <w:r w:rsidRPr="003B377C">
              <w:rPr>
                <w:rPrChange w:id="803" w:author="作者">
                  <w:rPr>
                    <w:rFonts w:ascii="Minion Pro" w:hAnsi="Minion Pro" w:cs="Times New Roman"/>
                    <w:sz w:val="19"/>
                    <w:szCs w:val="19"/>
                    <w:highlight w:val="yellow"/>
                  </w:rPr>
                </w:rPrChange>
              </w:rPr>
              <w:t>Modulator Clock (1/T</w:t>
            </w:r>
            <w:r w:rsidRPr="003B377C">
              <w:rPr>
                <w:vertAlign w:val="subscript"/>
                <w:rPrChange w:id="804" w:author="作者">
                  <w:rPr>
                    <w:rFonts w:ascii="Minion Pro" w:hAnsi="Minion Pro" w:cs="Times New Roman"/>
                    <w:sz w:val="19"/>
                    <w:szCs w:val="19"/>
                    <w:highlight w:val="yellow"/>
                    <w:vertAlign w:val="subscript"/>
                  </w:rPr>
                </w:rPrChange>
              </w:rPr>
              <w:t>M</w:t>
            </w:r>
            <w:r w:rsidRPr="003B377C">
              <w:rPr>
                <w:rPrChange w:id="805" w:author="作者">
                  <w:rPr>
                    <w:rFonts w:ascii="Minion Pro" w:hAnsi="Minion Pro" w:cs="Times New Roman"/>
                    <w:sz w:val="19"/>
                    <w:szCs w:val="19"/>
                    <w:highlight w:val="yellow"/>
                  </w:rPr>
                </w:rPrChange>
              </w:rPr>
              <w:t>)</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rPrChange w:id="806" w:author="作者">
                  <w:rPr>
                    <w:highlight w:val="yellow"/>
                  </w:rPr>
                </w:rPrChange>
              </w:rPr>
            </w:pPr>
            <w:r w:rsidRPr="003B377C">
              <w:rPr>
                <w:rPrChange w:id="807" w:author="作者">
                  <w:rPr>
                    <w:rFonts w:ascii="Minion Pro" w:hAnsi="Minion Pro" w:cs="Times New Roman"/>
                    <w:sz w:val="19"/>
                    <w:szCs w:val="19"/>
                    <w:highlight w:val="yellow"/>
                  </w:rPr>
                </w:rPrChange>
              </w:rPr>
              <w:t>MCLK</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rPrChange w:id="808" w:author="作者">
                  <w:rPr>
                    <w:highlight w:val="yellow"/>
                  </w:rPr>
                </w:rPrChange>
              </w:rPr>
            </w:pPr>
            <w:bookmarkStart w:id="809" w:name="RANGE!E9"/>
            <w:r w:rsidRPr="003B377C">
              <w:rPr>
                <w:rPrChange w:id="810" w:author="作者">
                  <w:rPr>
                    <w:rFonts w:ascii="Minion Pro" w:hAnsi="Minion Pro" w:cs="Times New Roman"/>
                    <w:sz w:val="19"/>
                    <w:szCs w:val="19"/>
                    <w:highlight w:val="yellow"/>
                  </w:rPr>
                </w:rPrChange>
              </w:rPr>
              <w:t>10</w:t>
            </w:r>
            <w:bookmarkEnd w:id="809"/>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100000"/>
              <w:rPr>
                <w:bCs/>
                <w:rPrChange w:id="811" w:author="作者">
                  <w:rPr>
                    <w:bCs/>
                    <w:highlight w:val="yellow"/>
                  </w:rPr>
                </w:rPrChange>
              </w:rPr>
            </w:pPr>
            <w:r w:rsidRPr="003B377C">
              <w:rPr>
                <w:rPrChange w:id="812" w:author="作者">
                  <w:rPr>
                    <w:rFonts w:ascii="Minion Pro" w:hAnsi="Minion Pro" w:cs="Times New Roman"/>
                    <w:sz w:val="19"/>
                    <w:szCs w:val="19"/>
                    <w:highlight w:val="yellow"/>
                  </w:rPr>
                </w:rPrChange>
              </w:rPr>
              <w:t>MHz</w:t>
            </w:r>
          </w:p>
        </w:tc>
      </w:tr>
      <w:tr w:rsidR="00A558ED" w:rsidRPr="00420299"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rPr>
                <w:rPrChange w:id="813" w:author="作者">
                  <w:rPr>
                    <w:highlight w:val="yellow"/>
                  </w:rPr>
                </w:rPrChange>
              </w:rPr>
            </w:pPr>
            <w:r w:rsidRPr="003B377C">
              <w:rPr>
                <w:rPrChange w:id="814" w:author="作者">
                  <w:rPr>
                    <w:rFonts w:ascii="Minion Pro" w:hAnsi="Minion Pro" w:cs="Times New Roman"/>
                    <w:sz w:val="19"/>
                    <w:szCs w:val="19"/>
                    <w:highlight w:val="yellow"/>
                  </w:rPr>
                </w:rPrChange>
              </w:rPr>
              <w:t>Decimation Rate</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010000"/>
              <w:rPr>
                <w:rPrChange w:id="815" w:author="作者">
                  <w:rPr>
                    <w:highlight w:val="yellow"/>
                  </w:rPr>
                </w:rPrChange>
              </w:rPr>
            </w:pPr>
            <w:r w:rsidRPr="003B377C">
              <w:rPr>
                <w:rPrChange w:id="816" w:author="作者">
                  <w:rPr>
                    <w:rFonts w:ascii="Minion Pro" w:hAnsi="Minion Pro" w:cs="Times New Roman"/>
                    <w:sz w:val="19"/>
                    <w:szCs w:val="19"/>
                    <w:highlight w:val="yellow"/>
                  </w:rPr>
                </w:rPrChange>
              </w:rPr>
              <w:t>PDEC</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9D239B">
            <w:pPr>
              <w:pStyle w:val="af"/>
              <w:keepNext/>
              <w:cnfStyle w:val="000000010000"/>
              <w:rPr>
                <w:rPrChange w:id="817" w:author="作者">
                  <w:rPr>
                    <w:highlight w:val="yellow"/>
                  </w:rPr>
                </w:rPrChange>
              </w:rPr>
            </w:pPr>
            <w:bookmarkStart w:id="818" w:name="RANGE!E10"/>
            <w:r w:rsidRPr="003B377C">
              <w:rPr>
                <w:rPrChange w:id="819" w:author="作者">
                  <w:rPr>
                    <w:rFonts w:ascii="Minion Pro" w:hAnsi="Minion Pro" w:cs="Times New Roman"/>
                    <w:sz w:val="19"/>
                    <w:szCs w:val="19"/>
                    <w:highlight w:val="yellow"/>
                  </w:rPr>
                </w:rPrChange>
              </w:rPr>
              <w:t>125</w:t>
            </w:r>
            <w:bookmarkEnd w:id="818"/>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A558ED" w:rsidP="009D239B">
            <w:pPr>
              <w:pStyle w:val="af"/>
              <w:keepNext/>
              <w:cnfStyle w:val="000000010000"/>
              <w:rPr>
                <w:bCs/>
                <w:rPrChange w:id="820" w:author="作者">
                  <w:rPr>
                    <w:bCs/>
                    <w:highlight w:val="yellow"/>
                  </w:rPr>
                </w:rPrChange>
              </w:rPr>
            </w:pPr>
          </w:p>
        </w:tc>
      </w:tr>
      <w:tr w:rsidR="00A558ED" w:rsidRPr="00420299" w:rsidTr="00A558ED">
        <w:trPr>
          <w:cnfStyle w:val="00000010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21" w:author="作者">
                  <w:rPr>
                    <w:highlight w:val="yellow"/>
                  </w:rPr>
                </w:rPrChange>
              </w:rPr>
            </w:pPr>
            <w:r w:rsidRPr="003B377C">
              <w:rPr>
                <w:rPrChange w:id="822" w:author="作者">
                  <w:rPr>
                    <w:rFonts w:ascii="Minion Pro" w:hAnsi="Minion Pro" w:cs="Times New Roman"/>
                    <w:sz w:val="19"/>
                    <w:szCs w:val="19"/>
                    <w:highlight w:val="yellow"/>
                  </w:rPr>
                </w:rPrChange>
              </w:rPr>
              <w:t>Filter SNR</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23" w:author="作者">
                  <w:rPr>
                    <w:highlight w:val="yellow"/>
                  </w:rPr>
                </w:rPrChange>
              </w:rPr>
            </w:pPr>
            <w:r w:rsidRPr="003B377C">
              <w:rPr>
                <w:rPrChange w:id="824" w:author="作者">
                  <w:rPr>
                    <w:rFonts w:ascii="Minion Pro" w:hAnsi="Minion Pro" w:cs="Times New Roman"/>
                    <w:sz w:val="19"/>
                    <w:szCs w:val="19"/>
                    <w:highlight w:val="yellow"/>
                  </w:rPr>
                </w:rPrChange>
              </w:rPr>
              <w:t>SNR</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25" w:author="作者">
                  <w:rPr>
                    <w:highlight w:val="yellow"/>
                  </w:rPr>
                </w:rPrChange>
              </w:rPr>
            </w:pPr>
            <w:bookmarkStart w:id="826" w:name="RANGE!E11"/>
            <w:r w:rsidRPr="003B377C">
              <w:rPr>
                <w:rPrChange w:id="827" w:author="作者">
                  <w:rPr>
                    <w:rFonts w:ascii="Minion Pro" w:hAnsi="Minion Pro" w:cs="Times New Roman"/>
                    <w:sz w:val="19"/>
                    <w:szCs w:val="19"/>
                    <w:highlight w:val="yellow"/>
                  </w:rPr>
                </w:rPrChange>
              </w:rPr>
              <w:t>76.0</w:t>
            </w:r>
            <w:bookmarkEnd w:id="826"/>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bCs/>
                <w:rPrChange w:id="828" w:author="作者">
                  <w:rPr>
                    <w:bCs/>
                    <w:highlight w:val="yellow"/>
                  </w:rPr>
                </w:rPrChange>
              </w:rPr>
            </w:pPr>
            <w:r w:rsidRPr="003B377C">
              <w:rPr>
                <w:rPrChange w:id="829" w:author="作者">
                  <w:rPr>
                    <w:rFonts w:ascii="Minion Pro" w:hAnsi="Minion Pro" w:cs="Times New Roman"/>
                    <w:sz w:val="19"/>
                    <w:szCs w:val="19"/>
                    <w:highlight w:val="yellow"/>
                  </w:rPr>
                </w:rPrChange>
              </w:rPr>
              <w:t>dB</w:t>
            </w:r>
          </w:p>
        </w:tc>
      </w:tr>
      <w:tr w:rsidR="00A558ED" w:rsidRPr="00420299"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30" w:author="作者">
                  <w:rPr>
                    <w:highlight w:val="yellow"/>
                  </w:rPr>
                </w:rPrChange>
              </w:rPr>
            </w:pPr>
            <w:r w:rsidRPr="003B377C">
              <w:rPr>
                <w:rPrChange w:id="831" w:author="作者">
                  <w:rPr>
                    <w:rFonts w:ascii="Minion Pro" w:hAnsi="Minion Pro" w:cs="Times New Roman"/>
                    <w:sz w:val="19"/>
                    <w:szCs w:val="19"/>
                    <w:highlight w:val="yellow"/>
                  </w:rPr>
                </w:rPrChange>
              </w:rPr>
              <w:t>Filter ENOB</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32" w:author="作者">
                  <w:rPr>
                    <w:highlight w:val="yellow"/>
                  </w:rPr>
                </w:rPrChange>
              </w:rPr>
            </w:pPr>
            <w:r w:rsidRPr="003B377C">
              <w:rPr>
                <w:rPrChange w:id="833" w:author="作者">
                  <w:rPr>
                    <w:rFonts w:ascii="Minion Pro" w:hAnsi="Minion Pro" w:cs="Times New Roman"/>
                    <w:sz w:val="19"/>
                    <w:szCs w:val="19"/>
                    <w:highlight w:val="yellow"/>
                  </w:rPr>
                </w:rPrChange>
              </w:rPr>
              <w:t>ENOB</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34" w:author="作者">
                  <w:rPr>
                    <w:highlight w:val="yellow"/>
                  </w:rPr>
                </w:rPrChange>
              </w:rPr>
            </w:pPr>
            <w:r w:rsidRPr="003B377C">
              <w:rPr>
                <w:rPrChange w:id="835" w:author="作者">
                  <w:rPr>
                    <w:rFonts w:ascii="Minion Pro" w:hAnsi="Minion Pro" w:cs="Times New Roman"/>
                    <w:sz w:val="19"/>
                    <w:szCs w:val="19"/>
                    <w:highlight w:val="yellow"/>
                  </w:rPr>
                </w:rPrChange>
              </w:rPr>
              <w:t>12.3</w:t>
            </w:r>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bCs/>
                <w:rPrChange w:id="836" w:author="作者">
                  <w:rPr>
                    <w:bCs/>
                    <w:highlight w:val="yellow"/>
                  </w:rPr>
                </w:rPrChange>
              </w:rPr>
            </w:pPr>
            <w:r w:rsidRPr="003B377C">
              <w:rPr>
                <w:rPrChange w:id="837" w:author="作者">
                  <w:rPr>
                    <w:rFonts w:ascii="Minion Pro" w:hAnsi="Minion Pro" w:cs="Times New Roman"/>
                    <w:sz w:val="19"/>
                    <w:szCs w:val="19"/>
                    <w:highlight w:val="yellow"/>
                  </w:rPr>
                </w:rPrChange>
              </w:rPr>
              <w:t>Bits</w:t>
            </w:r>
          </w:p>
        </w:tc>
      </w:tr>
      <w:tr w:rsidR="00A558ED" w:rsidRPr="00420299" w:rsidTr="00A558ED">
        <w:trPr>
          <w:cnfStyle w:val="00000010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38" w:author="作者">
                  <w:rPr>
                    <w:highlight w:val="yellow"/>
                  </w:rPr>
                </w:rPrChange>
              </w:rPr>
            </w:pPr>
            <w:r w:rsidRPr="003B377C">
              <w:rPr>
                <w:rPrChange w:id="839" w:author="作者">
                  <w:rPr>
                    <w:rFonts w:ascii="Minion Pro" w:hAnsi="Minion Pro" w:cs="Times New Roman"/>
                    <w:sz w:val="19"/>
                    <w:szCs w:val="19"/>
                    <w:highlight w:val="yellow"/>
                  </w:rPr>
                </w:rPrChange>
              </w:rPr>
              <w:t>Decimation Frequency</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40" w:author="作者">
                  <w:rPr>
                    <w:highlight w:val="yellow"/>
                  </w:rPr>
                </w:rPrChange>
              </w:rPr>
            </w:pPr>
            <w:r w:rsidRPr="003B377C">
              <w:rPr>
                <w:rPrChange w:id="841" w:author="作者">
                  <w:rPr>
                    <w:rFonts w:ascii="Minion Pro" w:hAnsi="Minion Pro" w:cs="Times New Roman"/>
                    <w:sz w:val="19"/>
                    <w:szCs w:val="19"/>
                    <w:highlight w:val="yellow"/>
                  </w:rPr>
                </w:rPrChange>
              </w:rPr>
              <w:t>DCLK</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42" w:author="作者">
                  <w:rPr>
                    <w:highlight w:val="yellow"/>
                  </w:rPr>
                </w:rPrChange>
              </w:rPr>
            </w:pPr>
            <w:bookmarkStart w:id="843" w:name="RANGE!E13"/>
            <w:r w:rsidRPr="003B377C">
              <w:rPr>
                <w:rPrChange w:id="844" w:author="作者">
                  <w:rPr>
                    <w:rFonts w:ascii="Minion Pro" w:hAnsi="Minion Pro" w:cs="Times New Roman"/>
                    <w:sz w:val="19"/>
                    <w:szCs w:val="19"/>
                    <w:highlight w:val="yellow"/>
                  </w:rPr>
                </w:rPrChange>
              </w:rPr>
              <w:t>80.0</w:t>
            </w:r>
            <w:bookmarkEnd w:id="843"/>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bCs/>
                <w:rPrChange w:id="845" w:author="作者">
                  <w:rPr>
                    <w:bCs/>
                    <w:highlight w:val="yellow"/>
                  </w:rPr>
                </w:rPrChange>
              </w:rPr>
            </w:pPr>
            <w:r w:rsidRPr="003B377C">
              <w:rPr>
                <w:rPrChange w:id="846" w:author="作者">
                  <w:rPr>
                    <w:rFonts w:ascii="Minion Pro" w:hAnsi="Minion Pro" w:cs="Times New Roman"/>
                    <w:sz w:val="19"/>
                    <w:szCs w:val="19"/>
                    <w:highlight w:val="yellow"/>
                  </w:rPr>
                </w:rPrChange>
              </w:rPr>
              <w:t>kHz</w:t>
            </w:r>
          </w:p>
        </w:tc>
      </w:tr>
      <w:tr w:rsidR="00A558ED" w:rsidRPr="00420299"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47" w:author="作者">
                  <w:rPr>
                    <w:highlight w:val="yellow"/>
                  </w:rPr>
                </w:rPrChange>
              </w:rPr>
            </w:pPr>
            <w:r w:rsidRPr="003B377C">
              <w:rPr>
                <w:rPrChange w:id="848" w:author="作者">
                  <w:rPr>
                    <w:rFonts w:ascii="Minion Pro" w:hAnsi="Minion Pro" w:cs="Times New Roman"/>
                    <w:sz w:val="19"/>
                    <w:szCs w:val="19"/>
                    <w:highlight w:val="yellow"/>
                  </w:rPr>
                </w:rPrChange>
              </w:rPr>
              <w:t>Filter Group Delay</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49" w:author="作者">
                  <w:rPr>
                    <w:highlight w:val="yellow"/>
                  </w:rPr>
                </w:rPrChange>
              </w:rPr>
            </w:pPr>
            <w:r w:rsidRPr="003B377C">
              <w:rPr>
                <w:rPrChange w:id="850" w:author="作者">
                  <w:rPr>
                    <w:rFonts w:ascii="Minion Pro" w:hAnsi="Minion Pro" w:cs="Times New Roman"/>
                    <w:sz w:val="19"/>
                    <w:szCs w:val="19"/>
                    <w:highlight w:val="yellow"/>
                  </w:rPr>
                </w:rPrChange>
              </w:rPr>
              <w:t>τ</w:t>
            </w:r>
            <w:r w:rsidRPr="003B377C">
              <w:rPr>
                <w:vertAlign w:val="subscript"/>
                <w:rPrChange w:id="851" w:author="作者">
                  <w:rPr>
                    <w:rFonts w:ascii="Minion Pro" w:hAnsi="Minion Pro" w:cs="Times New Roman"/>
                    <w:sz w:val="19"/>
                    <w:szCs w:val="19"/>
                    <w:highlight w:val="yellow"/>
                    <w:vertAlign w:val="subscript"/>
                  </w:rPr>
                </w:rPrChange>
              </w:rPr>
              <w:t>d</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52" w:author="作者">
                  <w:rPr>
                    <w:highlight w:val="yellow"/>
                  </w:rPr>
                </w:rPrChange>
              </w:rPr>
            </w:pPr>
            <w:r w:rsidRPr="003B377C">
              <w:rPr>
                <w:rPrChange w:id="853" w:author="作者">
                  <w:rPr>
                    <w:rFonts w:ascii="Minion Pro" w:hAnsi="Minion Pro" w:cs="Times New Roman"/>
                    <w:sz w:val="19"/>
                    <w:szCs w:val="19"/>
                    <w:highlight w:val="yellow"/>
                  </w:rPr>
                </w:rPrChange>
              </w:rPr>
              <w:t>18.6</w:t>
            </w:r>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bCs/>
                <w:rPrChange w:id="854" w:author="作者">
                  <w:rPr>
                    <w:bCs/>
                    <w:highlight w:val="yellow"/>
                  </w:rPr>
                </w:rPrChange>
              </w:rPr>
            </w:pPr>
            <w:r w:rsidRPr="003B377C">
              <w:rPr>
                <w:rPrChange w:id="855" w:author="作者">
                  <w:rPr>
                    <w:rFonts w:ascii="Minion Pro" w:hAnsi="Minion Pro" w:cs="Times New Roman"/>
                    <w:sz w:val="19"/>
                    <w:szCs w:val="19"/>
                    <w:highlight w:val="yellow"/>
                  </w:rPr>
                </w:rPrChange>
              </w:rPr>
              <w:t>µs</w:t>
            </w:r>
          </w:p>
        </w:tc>
      </w:tr>
      <w:tr w:rsidR="00A558ED" w:rsidRPr="00420299" w:rsidTr="00A558ED">
        <w:trPr>
          <w:cnfStyle w:val="00000010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56" w:author="作者">
                  <w:rPr>
                    <w:highlight w:val="yellow"/>
                  </w:rPr>
                </w:rPrChange>
              </w:rPr>
            </w:pPr>
            <w:r w:rsidRPr="003B377C">
              <w:rPr>
                <w:rPrChange w:id="857" w:author="作者">
                  <w:rPr>
                    <w:rFonts w:ascii="Minion Pro" w:hAnsi="Minion Pro" w:cs="Times New Roman"/>
                    <w:sz w:val="19"/>
                    <w:szCs w:val="19"/>
                    <w:highlight w:val="yellow"/>
                  </w:rPr>
                </w:rPrChange>
              </w:rPr>
              <w:t>Software Decimation Rate</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58" w:author="作者">
                  <w:rPr>
                    <w:highlight w:val="yellow"/>
                  </w:rPr>
                </w:rPrChange>
              </w:rPr>
            </w:pPr>
            <w:r w:rsidRPr="003B377C">
              <w:rPr>
                <w:rPrChange w:id="859" w:author="作者">
                  <w:rPr>
                    <w:rFonts w:ascii="Minion Pro" w:hAnsi="Minion Pro" w:cs="Times New Roman"/>
                    <w:sz w:val="19"/>
                    <w:szCs w:val="19"/>
                    <w:highlight w:val="yellow"/>
                  </w:rPr>
                </w:rPrChange>
              </w:rPr>
              <w:t>SWDEC</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60" w:author="作者">
                  <w:rPr>
                    <w:highlight w:val="yellow"/>
                  </w:rPr>
                </w:rPrChange>
              </w:rPr>
            </w:pPr>
            <w:bookmarkStart w:id="861" w:name="RANGE!E16"/>
            <w:r w:rsidRPr="003B377C">
              <w:rPr>
                <w:rPrChange w:id="862" w:author="作者">
                  <w:rPr>
                    <w:rFonts w:ascii="Minion Pro" w:hAnsi="Minion Pro" w:cs="Times New Roman"/>
                    <w:sz w:val="19"/>
                    <w:szCs w:val="19"/>
                    <w:highlight w:val="yellow"/>
                  </w:rPr>
                </w:rPrChange>
              </w:rPr>
              <w:t>5</w:t>
            </w:r>
            <w:bookmarkEnd w:id="861"/>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A558ED" w:rsidP="00A558ED">
            <w:pPr>
              <w:pStyle w:val="af"/>
              <w:cnfStyle w:val="000000100000"/>
              <w:rPr>
                <w:bCs/>
                <w:rPrChange w:id="863" w:author="作者">
                  <w:rPr>
                    <w:bCs/>
                    <w:highlight w:val="yellow"/>
                  </w:rPr>
                </w:rPrChange>
              </w:rPr>
            </w:pPr>
          </w:p>
        </w:tc>
      </w:tr>
      <w:tr w:rsidR="00A558ED" w:rsidRPr="00420299"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64" w:author="作者">
                  <w:rPr>
                    <w:highlight w:val="yellow"/>
                  </w:rPr>
                </w:rPrChange>
              </w:rPr>
            </w:pPr>
            <w:r w:rsidRPr="003B377C">
              <w:rPr>
                <w:rPrChange w:id="865" w:author="作者">
                  <w:rPr>
                    <w:rFonts w:ascii="Minion Pro" w:hAnsi="Minion Pro" w:cs="Times New Roman"/>
                    <w:sz w:val="19"/>
                    <w:szCs w:val="19"/>
                    <w:highlight w:val="yellow"/>
                  </w:rPr>
                </w:rPrChange>
              </w:rPr>
              <w:t>Data Transfer Count</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66" w:author="作者">
                  <w:rPr>
                    <w:highlight w:val="yellow"/>
                  </w:rPr>
                </w:rPrChange>
              </w:rPr>
            </w:pPr>
            <w:r w:rsidRPr="003B377C">
              <w:rPr>
                <w:rPrChange w:id="867" w:author="作者">
                  <w:rPr>
                    <w:rFonts w:ascii="Minion Pro" w:hAnsi="Minion Pro" w:cs="Times New Roman"/>
                    <w:sz w:val="19"/>
                    <w:szCs w:val="19"/>
                    <w:highlight w:val="yellow"/>
                  </w:rPr>
                </w:rPrChange>
              </w:rPr>
              <w:t>PCNT</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68" w:author="作者">
                  <w:rPr>
                    <w:highlight w:val="yellow"/>
                  </w:rPr>
                </w:rPrChange>
              </w:rPr>
            </w:pPr>
            <w:bookmarkStart w:id="869" w:name="RANGE!E17"/>
            <w:r w:rsidRPr="003B377C">
              <w:rPr>
                <w:rPrChange w:id="870" w:author="作者">
                  <w:rPr>
                    <w:rFonts w:ascii="Minion Pro" w:hAnsi="Minion Pro" w:cs="Times New Roman"/>
                    <w:sz w:val="19"/>
                    <w:szCs w:val="19"/>
                    <w:highlight w:val="yellow"/>
                  </w:rPr>
                </w:rPrChange>
              </w:rPr>
              <w:t>4</w:t>
            </w:r>
            <w:bookmarkEnd w:id="869"/>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A558ED" w:rsidP="00A558ED">
            <w:pPr>
              <w:pStyle w:val="af"/>
              <w:cnfStyle w:val="000000010000"/>
              <w:rPr>
                <w:bCs/>
                <w:rPrChange w:id="871" w:author="作者">
                  <w:rPr>
                    <w:bCs/>
                    <w:highlight w:val="yellow"/>
                  </w:rPr>
                </w:rPrChange>
              </w:rPr>
            </w:pPr>
          </w:p>
        </w:tc>
      </w:tr>
      <w:tr w:rsidR="00A558ED" w:rsidRPr="00420299" w:rsidTr="00A558ED">
        <w:trPr>
          <w:cnfStyle w:val="00000010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72" w:author="作者">
                  <w:rPr>
                    <w:highlight w:val="yellow"/>
                  </w:rPr>
                </w:rPrChange>
              </w:rPr>
            </w:pPr>
            <w:r w:rsidRPr="003B377C">
              <w:rPr>
                <w:rPrChange w:id="873" w:author="作者">
                  <w:rPr>
                    <w:rFonts w:ascii="Minion Pro" w:hAnsi="Minion Pro" w:cs="Times New Roman"/>
                    <w:sz w:val="19"/>
                    <w:szCs w:val="19"/>
                    <w:highlight w:val="yellow"/>
                  </w:rPr>
                </w:rPrChange>
              </w:rPr>
              <w:t>PWM Frequency (1/T</w:t>
            </w:r>
            <w:r w:rsidRPr="003B377C">
              <w:rPr>
                <w:vertAlign w:val="subscript"/>
                <w:rPrChange w:id="874" w:author="作者">
                  <w:rPr>
                    <w:rFonts w:ascii="Minion Pro" w:hAnsi="Minion Pro" w:cs="Times New Roman"/>
                    <w:sz w:val="19"/>
                    <w:szCs w:val="19"/>
                    <w:highlight w:val="yellow"/>
                    <w:vertAlign w:val="subscript"/>
                  </w:rPr>
                </w:rPrChange>
              </w:rPr>
              <w:t>S</w:t>
            </w:r>
            <w:r w:rsidRPr="003B377C">
              <w:rPr>
                <w:rPrChange w:id="875" w:author="作者">
                  <w:rPr>
                    <w:rFonts w:ascii="Minion Pro" w:hAnsi="Minion Pro" w:cs="Times New Roman"/>
                    <w:sz w:val="19"/>
                    <w:szCs w:val="19"/>
                    <w:highlight w:val="yellow"/>
                  </w:rPr>
                </w:rPrChange>
              </w:rPr>
              <w:t>)</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76" w:author="作者">
                  <w:rPr>
                    <w:highlight w:val="yellow"/>
                  </w:rPr>
                </w:rPrChange>
              </w:rPr>
            </w:pPr>
            <w:r w:rsidRPr="003B377C">
              <w:rPr>
                <w:rPrChange w:id="877" w:author="作者">
                  <w:rPr>
                    <w:rFonts w:ascii="Minion Pro" w:hAnsi="Minion Pro" w:cs="Times New Roman"/>
                    <w:sz w:val="19"/>
                    <w:szCs w:val="19"/>
                    <w:highlight w:val="yellow"/>
                  </w:rPr>
                </w:rPrChange>
              </w:rPr>
              <w:t>PWM</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rPrChange w:id="878" w:author="作者">
                  <w:rPr>
                    <w:highlight w:val="yellow"/>
                  </w:rPr>
                </w:rPrChange>
              </w:rPr>
            </w:pPr>
            <w:r w:rsidRPr="003B377C">
              <w:rPr>
                <w:rPrChange w:id="879" w:author="作者">
                  <w:rPr>
                    <w:rFonts w:ascii="Minion Pro" w:hAnsi="Minion Pro" w:cs="Times New Roman"/>
                    <w:sz w:val="19"/>
                    <w:szCs w:val="19"/>
                    <w:highlight w:val="yellow"/>
                  </w:rPr>
                </w:rPrChange>
              </w:rPr>
              <w:t>16.00</w:t>
            </w:r>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100000"/>
              <w:rPr>
                <w:bCs/>
                <w:rPrChange w:id="880" w:author="作者">
                  <w:rPr>
                    <w:bCs/>
                    <w:highlight w:val="yellow"/>
                  </w:rPr>
                </w:rPrChange>
              </w:rPr>
            </w:pPr>
            <w:r w:rsidRPr="003B377C">
              <w:rPr>
                <w:rPrChange w:id="881" w:author="作者">
                  <w:rPr>
                    <w:rFonts w:ascii="Minion Pro" w:hAnsi="Minion Pro" w:cs="Times New Roman"/>
                    <w:sz w:val="19"/>
                    <w:szCs w:val="19"/>
                    <w:highlight w:val="yellow"/>
                  </w:rPr>
                </w:rPrChange>
              </w:rPr>
              <w:t>kHz</w:t>
            </w:r>
          </w:p>
        </w:tc>
      </w:tr>
      <w:tr w:rsidR="00A558ED" w:rsidRPr="00631D47" w:rsidTr="00A558ED">
        <w:trPr>
          <w:cnfStyle w:val="000000010000"/>
        </w:trPr>
        <w:tc>
          <w:tcPr>
            <w:cnfStyle w:val="001000000000"/>
            <w:tcW w:w="23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rPr>
                <w:rPrChange w:id="882" w:author="作者">
                  <w:rPr>
                    <w:highlight w:val="yellow"/>
                  </w:rPr>
                </w:rPrChange>
              </w:rPr>
            </w:pPr>
            <w:r w:rsidRPr="003B377C">
              <w:rPr>
                <w:rPrChange w:id="883" w:author="作者">
                  <w:rPr>
                    <w:rFonts w:ascii="Minion Pro" w:hAnsi="Minion Pro" w:cs="Times New Roman"/>
                    <w:sz w:val="19"/>
                    <w:szCs w:val="19"/>
                    <w:highlight w:val="yellow"/>
                  </w:rPr>
                </w:rPrChange>
              </w:rPr>
              <w:t>PWM Period Count</w:t>
            </w:r>
          </w:p>
        </w:tc>
        <w:tc>
          <w:tcPr>
            <w:tcW w:w="11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84" w:author="作者">
                  <w:rPr>
                    <w:highlight w:val="yellow"/>
                  </w:rPr>
                </w:rPrChange>
              </w:rPr>
            </w:pPr>
            <w:r w:rsidRPr="003B377C">
              <w:rPr>
                <w:rPrChange w:id="885" w:author="作者">
                  <w:rPr>
                    <w:rFonts w:ascii="Minion Pro" w:hAnsi="Minion Pro" w:cs="Times New Roman"/>
                    <w:sz w:val="19"/>
                    <w:szCs w:val="19"/>
                    <w:highlight w:val="yellow"/>
                  </w:rPr>
                </w:rPrChange>
              </w:rPr>
              <w:t>PWMTM</w:t>
            </w:r>
          </w:p>
        </w:tc>
        <w:tc>
          <w:tcPr>
            <w:tcW w:w="9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3B377C" w:rsidP="00A558ED">
            <w:pPr>
              <w:pStyle w:val="af"/>
              <w:cnfStyle w:val="000000010000"/>
              <w:rPr>
                <w:rPrChange w:id="886" w:author="作者">
                  <w:rPr>
                    <w:highlight w:val="yellow"/>
                  </w:rPr>
                </w:rPrChange>
              </w:rPr>
            </w:pPr>
            <w:r w:rsidRPr="003B377C">
              <w:rPr>
                <w:rPrChange w:id="887" w:author="作者">
                  <w:rPr>
                    <w:rFonts w:ascii="Minion Pro" w:hAnsi="Minion Pro" w:cs="Times New Roman"/>
                    <w:sz w:val="19"/>
                    <w:szCs w:val="19"/>
                    <w:highlight w:val="yellow"/>
                  </w:rPr>
                </w:rPrChange>
              </w:rPr>
              <w:t>2500</w:t>
            </w:r>
          </w:p>
        </w:tc>
        <w:tc>
          <w:tcPr>
            <w:tcW w:w="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558ED" w:rsidRPr="00420299" w:rsidRDefault="00A558ED" w:rsidP="00A558ED">
            <w:pPr>
              <w:pStyle w:val="af"/>
              <w:cnfStyle w:val="000000010000"/>
              <w:rPr>
                <w:bCs/>
                <w:rPrChange w:id="888" w:author="作者">
                  <w:rPr>
                    <w:bCs/>
                    <w:highlight w:val="yellow"/>
                  </w:rPr>
                </w:rPrChange>
              </w:rPr>
            </w:pPr>
          </w:p>
        </w:tc>
      </w:tr>
    </w:tbl>
    <w:p w:rsidR="00456E12" w:rsidRPr="00631D47" w:rsidRDefault="00456E12" w:rsidP="00456E12">
      <w:pPr>
        <w:pStyle w:val="af"/>
        <w:rPr>
          <w:highlight w:val="yellow"/>
        </w:rPr>
      </w:pPr>
    </w:p>
    <w:p w:rsidR="00AC71BB" w:rsidRPr="00631D47" w:rsidRDefault="00AC71BB" w:rsidP="00AC71BB">
      <w:pPr>
        <w:rPr>
          <w:highlight w:val="yellow"/>
        </w:rPr>
        <w:sectPr w:rsidR="00AC71BB" w:rsidRPr="00631D47"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AC71BB" w:rsidRPr="00631D47" w:rsidRDefault="00AC71BB" w:rsidP="00AC71BB">
      <w:pPr>
        <w:rPr>
          <w:highlight w:val="yellow"/>
        </w:rPr>
      </w:pPr>
    </w:p>
    <w:p w:rsidR="00AC71BB" w:rsidRPr="00631D47" w:rsidRDefault="0046097D" w:rsidP="00AC71BB">
      <w:pPr>
        <w:pStyle w:val="Figure"/>
        <w:rPr>
          <w:highlight w:val="yellow"/>
        </w:rPr>
      </w:pPr>
      <w:del w:id="889" w:author="作者">
        <w:r>
          <w:rPr>
            <w:noProof/>
            <w:lang w:eastAsia="zh-CN"/>
            <w:rPrChange w:id="890" w:author="Unknown">
              <w:rPr>
                <w:rFonts w:ascii="Minion Pro" w:hAnsi="Minion Pro" w:cs="Times New Roman"/>
                <w:i w:val="0"/>
                <w:iCs w:val="0"/>
                <w:noProof/>
                <w:kern w:val="18"/>
                <w:sz w:val="19"/>
                <w:szCs w:val="19"/>
                <w:highlight w:val="yellow"/>
                <w:lang w:eastAsia="zh-CN"/>
              </w:rPr>
            </w:rPrChange>
          </w:rPr>
          <w:lastRenderedPageBreak/>
          <w:drawing>
            <wp:inline distT="0" distB="0" distL="0" distR="0">
              <wp:extent cx="5458968" cy="2423160"/>
              <wp:effectExtent l="0" t="0" r="0" b="0"/>
              <wp:docPr id="26" name="Picture 26" descr="W:\WW_Datasheet\Work_In_Progress\AN-1265\Editor_Janeen_Labbe\EMFS_09242013\11801-00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WW_Datasheet\Work_In_Progress\AN-1265\Editor_Janeen_Labbe\EMFS_09242013\11801-007.emf"/>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8968" cy="2423160"/>
                      </a:xfrm>
                      <a:prstGeom prst="rect">
                        <a:avLst/>
                      </a:prstGeom>
                      <a:noFill/>
                      <a:ln>
                        <a:noFill/>
                      </a:ln>
                    </pic:spPr>
                  </pic:pic>
                </a:graphicData>
              </a:graphic>
            </wp:inline>
          </w:drawing>
        </w:r>
      </w:del>
      <w:ins w:id="891" w:author="作者">
        <w:r>
          <w:rPr>
            <w:noProof/>
            <w:lang w:eastAsia="zh-CN"/>
            <w:rPrChange w:id="892" w:author="Unknown">
              <w:rPr>
                <w:rFonts w:ascii="Minion Pro" w:hAnsi="Minion Pro" w:cs="Times New Roman"/>
                <w:i w:val="0"/>
                <w:iCs w:val="0"/>
                <w:noProof/>
                <w:kern w:val="18"/>
                <w:sz w:val="19"/>
                <w:szCs w:val="19"/>
                <w:lang w:eastAsia="zh-CN"/>
              </w:rPr>
            </w:rPrChange>
          </w:rPr>
          <w:drawing>
            <wp:inline distT="0" distB="0" distL="0" distR="0">
              <wp:extent cx="54102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ular sampling with SINC.jp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0200" cy="2438400"/>
                      </a:xfrm>
                      <a:prstGeom prst="rect">
                        <a:avLst/>
                      </a:prstGeom>
                    </pic:spPr>
                  </pic:pic>
                </a:graphicData>
              </a:graphic>
            </wp:inline>
          </w:drawing>
        </w:r>
      </w:ins>
    </w:p>
    <w:p w:rsidR="00AC71BB" w:rsidRPr="00F56090" w:rsidRDefault="003B377C" w:rsidP="00AC71BB">
      <w:pPr>
        <w:pStyle w:val="a5"/>
      </w:pPr>
      <w:bookmarkStart w:id="893" w:name="_Ref364797339"/>
      <w:r w:rsidRPr="003B377C">
        <w:rPr>
          <w:rPrChange w:id="894" w:author="作者">
            <w:rPr>
              <w:rFonts w:ascii="Minion Pro" w:hAnsi="Minion Pro" w:cs="Times New Roman"/>
              <w:i w:val="0"/>
              <w:iCs w:val="0"/>
              <w:kern w:val="18"/>
              <w:sz w:val="19"/>
              <w:szCs w:val="19"/>
              <w:highlight w:val="yellow"/>
            </w:rPr>
          </w:rPrChange>
        </w:rPr>
        <w:t xml:space="preserve">Figure </w:t>
      </w:r>
      <w:r w:rsidRPr="003B377C">
        <w:rPr>
          <w:rPrChange w:id="895" w:author="作者">
            <w:rPr>
              <w:rFonts w:ascii="Minion Pro" w:hAnsi="Minion Pro" w:cs="Times New Roman"/>
              <w:i w:val="0"/>
              <w:iCs w:val="0"/>
              <w:noProof/>
              <w:kern w:val="18"/>
              <w:sz w:val="19"/>
              <w:szCs w:val="19"/>
              <w:highlight w:val="yellow"/>
            </w:rPr>
          </w:rPrChange>
        </w:rPr>
        <w:fldChar w:fldCharType="begin"/>
      </w:r>
      <w:r w:rsidRPr="003B377C">
        <w:rPr>
          <w:rPrChange w:id="896" w:author="作者">
            <w:rPr>
              <w:rFonts w:ascii="Minion Pro" w:hAnsi="Minion Pro" w:cs="Times New Roman"/>
              <w:i w:val="0"/>
              <w:iCs w:val="0"/>
              <w:kern w:val="18"/>
              <w:sz w:val="19"/>
              <w:szCs w:val="19"/>
              <w:highlight w:val="yellow"/>
            </w:rPr>
          </w:rPrChange>
        </w:rPr>
        <w:instrText xml:space="preserve"> SEQ Figure \* ARABIC </w:instrText>
      </w:r>
      <w:r w:rsidRPr="003B377C">
        <w:rPr>
          <w:rPrChange w:id="897" w:author="作者">
            <w:rPr>
              <w:rFonts w:ascii="Minion Pro" w:hAnsi="Minion Pro" w:cs="Times New Roman"/>
              <w:i w:val="0"/>
              <w:iCs w:val="0"/>
              <w:noProof/>
              <w:kern w:val="18"/>
              <w:sz w:val="19"/>
              <w:szCs w:val="19"/>
              <w:highlight w:val="yellow"/>
            </w:rPr>
          </w:rPrChange>
        </w:rPr>
        <w:fldChar w:fldCharType="separate"/>
      </w:r>
      <w:ins w:id="898" w:author="作者">
        <w:r w:rsidRPr="003B377C">
          <w:rPr>
            <w:noProof/>
            <w:rPrChange w:id="899" w:author="作者">
              <w:rPr>
                <w:rFonts w:ascii="Minion Pro" w:hAnsi="Minion Pro" w:cs="Times New Roman"/>
                <w:i w:val="0"/>
                <w:iCs w:val="0"/>
                <w:noProof/>
                <w:kern w:val="18"/>
                <w:sz w:val="19"/>
                <w:szCs w:val="19"/>
                <w:highlight w:val="yellow"/>
              </w:rPr>
            </w:rPrChange>
          </w:rPr>
          <w:t>13</w:t>
        </w:r>
        <w:del w:id="900" w:author="作者">
          <w:r w:rsidRPr="003B377C">
            <w:rPr>
              <w:noProof/>
              <w:rPrChange w:id="901" w:author="作者">
                <w:rPr>
                  <w:rFonts w:ascii="Minion Pro" w:hAnsi="Minion Pro" w:cs="Times New Roman"/>
                  <w:i w:val="0"/>
                  <w:iCs w:val="0"/>
                  <w:noProof/>
                  <w:kern w:val="18"/>
                  <w:sz w:val="19"/>
                  <w:szCs w:val="19"/>
                  <w:highlight w:val="yellow"/>
                </w:rPr>
              </w:rPrChange>
            </w:rPr>
            <w:delText>8</w:delText>
          </w:r>
        </w:del>
      </w:ins>
      <w:del w:id="902" w:author="作者">
        <w:r w:rsidRPr="003B377C">
          <w:rPr>
            <w:noProof/>
            <w:rPrChange w:id="903" w:author="作者">
              <w:rPr>
                <w:rFonts w:ascii="Minion Pro" w:hAnsi="Minion Pro" w:cs="Times New Roman"/>
                <w:i w:val="0"/>
                <w:iCs w:val="0"/>
                <w:noProof/>
                <w:kern w:val="18"/>
                <w:sz w:val="19"/>
                <w:szCs w:val="19"/>
                <w:highlight w:val="yellow"/>
              </w:rPr>
            </w:rPrChange>
          </w:rPr>
          <w:delText>7</w:delText>
        </w:r>
      </w:del>
      <w:r w:rsidRPr="003B377C">
        <w:rPr>
          <w:noProof/>
          <w:rPrChange w:id="904" w:author="作者">
            <w:rPr>
              <w:rFonts w:ascii="Minion Pro" w:hAnsi="Minion Pro" w:cs="Times New Roman"/>
              <w:i w:val="0"/>
              <w:iCs w:val="0"/>
              <w:noProof/>
              <w:kern w:val="18"/>
              <w:sz w:val="19"/>
              <w:szCs w:val="19"/>
              <w:highlight w:val="yellow"/>
            </w:rPr>
          </w:rPrChange>
        </w:rPr>
        <w:fldChar w:fldCharType="end"/>
      </w:r>
      <w:bookmarkEnd w:id="893"/>
      <w:r w:rsidRPr="003B377C">
        <w:rPr>
          <w:rPrChange w:id="905" w:author="作者">
            <w:rPr>
              <w:rFonts w:ascii="Minion Pro" w:hAnsi="Minion Pro" w:cs="Times New Roman"/>
              <w:i w:val="0"/>
              <w:iCs w:val="0"/>
              <w:kern w:val="18"/>
              <w:sz w:val="19"/>
              <w:szCs w:val="19"/>
              <w:highlight w:val="yellow"/>
            </w:rPr>
          </w:rPrChange>
        </w:rPr>
        <w:t>. Modulator and Decimation Clock Timing</w:t>
      </w:r>
    </w:p>
    <w:p w:rsidR="00AC71BB" w:rsidRPr="00F56090" w:rsidRDefault="00AC71BB" w:rsidP="00456E12">
      <w:pPr>
        <w:pStyle w:val="af"/>
        <w:sectPr w:rsidR="00AC71BB"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AC71BB" w:rsidRPr="00F56090" w:rsidRDefault="00AC71BB" w:rsidP="00AC71BB"/>
    <w:p w:rsidR="00DE418D" w:rsidRPr="00F56090" w:rsidRDefault="00F7078E" w:rsidP="00AC71BB">
      <w:pPr>
        <w:pStyle w:val="21"/>
        <w:pageBreakBefore/>
      </w:pPr>
      <w:bookmarkStart w:id="906" w:name="_Toc392507734"/>
      <w:r w:rsidRPr="00F56090">
        <w:lastRenderedPageBreak/>
        <w:t>Primary Filter Scaling</w:t>
      </w:r>
      <w:bookmarkEnd w:id="906"/>
    </w:p>
    <w:p w:rsidR="007F77AB" w:rsidRPr="00F56090" w:rsidRDefault="001D0ED1" w:rsidP="007C541A">
      <w:r w:rsidRPr="00F56090">
        <w:t>The SINC filter order</w:t>
      </w:r>
      <w:r w:rsidR="00264C40" w:rsidRPr="00F56090">
        <w:t xml:space="preserve"> (O)</w:t>
      </w:r>
      <w:r w:rsidRPr="00F56090">
        <w:t xml:space="preserve"> and decimation rate </w:t>
      </w:r>
      <w:r w:rsidR="00264C40" w:rsidRPr="00F56090">
        <w:t xml:space="preserve">(D) </w:t>
      </w:r>
      <w:r w:rsidRPr="00F56090">
        <w:t xml:space="preserve">set the primary filter dc </w:t>
      </w:r>
      <w:r w:rsidR="00264C40" w:rsidRPr="00F56090">
        <w:t xml:space="preserve">gain, </w:t>
      </w:r>
      <w:r w:rsidRPr="00F56090">
        <w:t xml:space="preserve">given by </w:t>
      </w:r>
    </w:p>
    <w:p w:rsidR="007F77AB" w:rsidRPr="00F56090" w:rsidRDefault="00264C40" w:rsidP="007F77AB">
      <w:pPr>
        <w:pStyle w:val="Equation"/>
        <w:rPr>
          <w:vertAlign w:val="superscript"/>
        </w:rPr>
      </w:pPr>
      <w:r w:rsidRPr="00F56090">
        <w:rPr>
          <w:i/>
          <w:iCs/>
        </w:rPr>
        <w:t>G</w:t>
      </w:r>
      <w:r w:rsidRPr="00F56090">
        <w:rPr>
          <w:i/>
          <w:iCs/>
          <w:vertAlign w:val="subscript"/>
        </w:rPr>
        <w:t>dc</w:t>
      </w:r>
      <w:r w:rsidRPr="00F56090">
        <w:t xml:space="preserve"> = </w:t>
      </w:r>
      <w:r w:rsidRPr="00F56090">
        <w:rPr>
          <w:i/>
          <w:iCs/>
        </w:rPr>
        <w:t>D</w:t>
      </w:r>
      <w:r w:rsidRPr="00F56090">
        <w:rPr>
          <w:i/>
          <w:iCs/>
          <w:vertAlign w:val="superscript"/>
        </w:rPr>
        <w:t>O</w:t>
      </w:r>
    </w:p>
    <w:p w:rsidR="00CB37F5" w:rsidRPr="00F56090" w:rsidRDefault="00264C40" w:rsidP="007F77AB">
      <w:r w:rsidRPr="00232491">
        <w:rPr>
          <w:spacing w:val="-2"/>
        </w:rPr>
        <w:t xml:space="preserve">The unit has output scaling and bias functions to </w:t>
      </w:r>
      <w:r w:rsidR="00C84FF2" w:rsidRPr="00232491">
        <w:rPr>
          <w:spacing w:val="-2"/>
        </w:rPr>
        <w:t>convert the data</w:t>
      </w:r>
      <w:r w:rsidR="00C84FF2" w:rsidRPr="00F56090">
        <w:t xml:space="preserve"> to </w:t>
      </w:r>
      <w:r w:rsidR="000C4E9E" w:rsidRPr="00F56090">
        <w:t>a</w:t>
      </w:r>
      <w:r w:rsidR="00CB37F5" w:rsidRPr="00F56090">
        <w:t xml:space="preserve"> 16-bit signed integer </w:t>
      </w:r>
      <w:r w:rsidRPr="00F56090">
        <w:t xml:space="preserve">before </w:t>
      </w:r>
      <w:r w:rsidR="00265C0D" w:rsidRPr="00F56090">
        <w:t xml:space="preserve">it is </w:t>
      </w:r>
      <w:r w:rsidRPr="00F56090">
        <w:t>transfer</w:t>
      </w:r>
      <w:r w:rsidR="00265C0D" w:rsidRPr="00F56090">
        <w:t>red</w:t>
      </w:r>
      <w:r w:rsidRPr="00F56090">
        <w:t xml:space="preserve"> to memory. </w:t>
      </w:r>
      <w:r w:rsidR="00CB37F5" w:rsidRPr="00F56090">
        <w:t xml:space="preserve">The </w:t>
      </w:r>
      <w:r w:rsidR="00CB37F5" w:rsidRPr="00232491">
        <w:rPr>
          <w:spacing w:val="-4"/>
        </w:rPr>
        <w:t xml:space="preserve">data </w:t>
      </w:r>
      <w:r w:rsidR="00CF749F" w:rsidRPr="00232491">
        <w:rPr>
          <w:spacing w:val="-4"/>
        </w:rPr>
        <w:t xml:space="preserve">format is valid as </w:t>
      </w:r>
      <w:r w:rsidR="00CB37F5" w:rsidRPr="00232491">
        <w:rPr>
          <w:spacing w:val="-4"/>
        </w:rPr>
        <w:t>a fractional 16-bit integer</w:t>
      </w:r>
      <w:r w:rsidR="00CF749F" w:rsidRPr="00232491">
        <w:rPr>
          <w:spacing w:val="-4"/>
        </w:rPr>
        <w:t xml:space="preserve"> (S.15)</w:t>
      </w:r>
      <w:r w:rsidR="00CB37F5" w:rsidRPr="00232491">
        <w:rPr>
          <w:spacing w:val="-4"/>
        </w:rPr>
        <w:t xml:space="preserve"> in the range</w:t>
      </w:r>
      <w:r w:rsidR="00CB37F5" w:rsidRPr="00F56090">
        <w:t xml:space="preserve"> ±1.0 or </w:t>
      </w:r>
      <w:r w:rsidR="00265C0D" w:rsidRPr="00F56090">
        <w:t xml:space="preserve">as </w:t>
      </w:r>
      <w:r w:rsidR="00CB37F5" w:rsidRPr="00F56090">
        <w:t>a signed 16-bit integer in the range ±2</w:t>
      </w:r>
      <w:r w:rsidR="00CB37F5" w:rsidRPr="00F56090">
        <w:rPr>
          <w:vertAlign w:val="superscript"/>
        </w:rPr>
        <w:t>15</w:t>
      </w:r>
      <w:r w:rsidR="00265C0D" w:rsidRPr="00F56090">
        <w:t>,</w:t>
      </w:r>
      <w:r w:rsidR="00CF749F" w:rsidRPr="00F56090">
        <w:t xml:space="preserve"> depending on </w:t>
      </w:r>
      <w:r w:rsidR="007C541A" w:rsidRPr="00F56090">
        <w:t>interpretation</w:t>
      </w:r>
      <w:r w:rsidR="00CF749F" w:rsidRPr="00F56090">
        <w:t>.</w:t>
      </w:r>
    </w:p>
    <w:p w:rsidR="00D30B9C" w:rsidRPr="00F56090" w:rsidRDefault="00C84FF2" w:rsidP="00B95733">
      <w:r w:rsidRPr="00F56090">
        <w:t xml:space="preserve">The raw filter output is an integer between </w:t>
      </w:r>
      <w:r w:rsidR="00265C0D" w:rsidRPr="00F56090">
        <w:t>0</w:t>
      </w:r>
      <w:r w:rsidRPr="00F56090">
        <w:t xml:space="preserve"> and D</w:t>
      </w:r>
      <w:r w:rsidRPr="00F56090">
        <w:rPr>
          <w:vertAlign w:val="superscript"/>
        </w:rPr>
        <w:t>O</w:t>
      </w:r>
      <w:r w:rsidR="00265C0D" w:rsidRPr="00F56090">
        <w:t>,</w:t>
      </w:r>
      <w:r w:rsidRPr="00F56090">
        <w:t xml:space="preserve"> where </w:t>
      </w:r>
      <w:r w:rsidRPr="00232491">
        <w:rPr>
          <w:spacing w:val="-4"/>
        </w:rPr>
        <w:t>D</w:t>
      </w:r>
      <w:r w:rsidRPr="00232491">
        <w:rPr>
          <w:spacing w:val="-4"/>
          <w:vertAlign w:val="superscript"/>
        </w:rPr>
        <w:t>O</w:t>
      </w:r>
      <w:r w:rsidRPr="00232491">
        <w:rPr>
          <w:spacing w:val="-4"/>
        </w:rPr>
        <w:t xml:space="preserve">/2 aligns with a 50% pulse density corresponding to </w:t>
      </w:r>
      <w:r w:rsidR="00B95733" w:rsidRPr="00232491">
        <w:rPr>
          <w:spacing w:val="-4"/>
        </w:rPr>
        <w:t>0 A</w:t>
      </w:r>
      <w:r w:rsidRPr="00232491">
        <w:rPr>
          <w:spacing w:val="-4"/>
        </w:rPr>
        <w:t xml:space="preserve">. Adding </w:t>
      </w:r>
      <w:r w:rsidRPr="00F56090">
        <w:t xml:space="preserve">a </w:t>
      </w:r>
      <w:r w:rsidR="00B95733" w:rsidRPr="00F56090">
        <w:t xml:space="preserve">bias </w:t>
      </w:r>
      <w:r w:rsidRPr="00F56090">
        <w:t xml:space="preserve">value of </w:t>
      </w:r>
      <w:r w:rsidR="00265C0D" w:rsidRPr="00F56090">
        <w:t>−</w:t>
      </w:r>
      <w:r w:rsidRPr="00F56090">
        <w:t>D</w:t>
      </w:r>
      <w:r w:rsidRPr="00F56090">
        <w:rPr>
          <w:vertAlign w:val="superscript"/>
        </w:rPr>
        <w:t>O</w:t>
      </w:r>
      <w:r w:rsidRPr="00F56090">
        <w:t xml:space="preserve">/2 to the output sets the correct zero level. Dividing the result by </w:t>
      </w:r>
      <w:r w:rsidR="00174B26" w:rsidRPr="00F56090">
        <w:t>D</w:t>
      </w:r>
      <w:r w:rsidR="00174B26" w:rsidRPr="00F56090">
        <w:rPr>
          <w:vertAlign w:val="superscript"/>
        </w:rPr>
        <w:t>O</w:t>
      </w:r>
      <w:r w:rsidR="00174B26" w:rsidRPr="00F56090">
        <w:t xml:space="preserve">/2 would scale the full-scale </w:t>
      </w:r>
      <w:r w:rsidR="00CF749F" w:rsidRPr="00F56090">
        <w:t xml:space="preserve">fractional </w:t>
      </w:r>
      <w:r w:rsidR="00CF749F" w:rsidRPr="00232491">
        <w:rPr>
          <w:spacing w:val="-4"/>
        </w:rPr>
        <w:t xml:space="preserve">integer </w:t>
      </w:r>
      <w:r w:rsidR="00174B26" w:rsidRPr="00232491">
        <w:rPr>
          <w:spacing w:val="-4"/>
        </w:rPr>
        <w:t>output to ±1. However, for simplicity</w:t>
      </w:r>
      <w:r w:rsidR="00265C0D" w:rsidRPr="00232491">
        <w:rPr>
          <w:spacing w:val="-4"/>
        </w:rPr>
        <w:t>,</w:t>
      </w:r>
      <w:r w:rsidR="00174B26" w:rsidRPr="00232491">
        <w:rPr>
          <w:spacing w:val="-4"/>
        </w:rPr>
        <w:t xml:space="preserve"> the unit has a simple</w:t>
      </w:r>
      <w:r w:rsidR="00174B26" w:rsidRPr="00F56090">
        <w:t xml:space="preserve"> binary scale factor where the user selects S to set the gain </w:t>
      </w:r>
      <w:r w:rsidR="003D45F8" w:rsidRPr="00F56090">
        <w:t xml:space="preserve">near </w:t>
      </w:r>
      <w:r w:rsidR="005838F8" w:rsidRPr="00F56090">
        <w:t>1.0</w:t>
      </w:r>
      <w:r w:rsidR="00174B26" w:rsidRPr="00F56090">
        <w:t>.</w:t>
      </w:r>
      <w:r w:rsidR="000C4E9E" w:rsidRPr="00F56090">
        <w:t xml:space="preserve"> Regardless of the scaling, the DMA engine only transfers the 16 </w:t>
      </w:r>
      <w:r w:rsidR="007C541A" w:rsidRPr="00F56090">
        <w:t>least</w:t>
      </w:r>
      <w:r w:rsidR="000C4E9E" w:rsidRPr="00F56090">
        <w:t xml:space="preserve"> significant bits of the output data</w:t>
      </w:r>
      <w:r w:rsidR="00265C0D" w:rsidRPr="00F56090">
        <w:t>; therefore,</w:t>
      </w:r>
      <w:r w:rsidR="000C4E9E" w:rsidRPr="00F56090">
        <w:t xml:space="preserve"> correct scaling is essential to avoid loss </w:t>
      </w:r>
      <w:r w:rsidR="00A93C60" w:rsidRPr="00F56090">
        <w:t xml:space="preserve">of precision. </w:t>
      </w:r>
      <w:r w:rsidR="00D30B9C" w:rsidRPr="00F56090">
        <w:t xml:space="preserve">The output data is </w:t>
      </w:r>
      <w:r w:rsidR="00D30B9C" w:rsidRPr="00232491">
        <w:rPr>
          <w:spacing w:val="-4"/>
        </w:rPr>
        <w:t>saturated to prevent data overflow</w:t>
      </w:r>
      <w:r w:rsidR="00265C0D" w:rsidRPr="00232491">
        <w:rPr>
          <w:spacing w:val="-4"/>
        </w:rPr>
        <w:t>, which</w:t>
      </w:r>
      <w:r w:rsidR="00D30B9C" w:rsidRPr="00232491">
        <w:rPr>
          <w:spacing w:val="-4"/>
        </w:rPr>
        <w:t xml:space="preserve"> could invert the polarity</w:t>
      </w:r>
      <w:r w:rsidR="00D30B9C" w:rsidRPr="00F56090">
        <w:t xml:space="preserve"> of the output signal due to incorrect scale factor selection. The filter sets an overflow fault flag when saturation occurs.</w:t>
      </w:r>
    </w:p>
    <w:p w:rsidR="00C84FF2" w:rsidRPr="00F56090" w:rsidRDefault="00A93C60" w:rsidP="00D30B9C">
      <w:r w:rsidRPr="00F56090">
        <w:t xml:space="preserve">Conversion of the data to a floating point simply involves scaling by the inverse of the current shunt gain and adjusting for the mismatch between the filter dc gain and </w:t>
      </w:r>
      <w:r w:rsidR="00265C0D" w:rsidRPr="00F56090">
        <w:t xml:space="preserve">the </w:t>
      </w:r>
      <w:r w:rsidRPr="00F56090">
        <w:t>scale factor.</w:t>
      </w:r>
    </w:p>
    <w:p w:rsidR="00C84FF2" w:rsidRPr="00F56090" w:rsidRDefault="00B049C6" w:rsidP="009D239B">
      <w:pPr>
        <w:pStyle w:val="31"/>
      </w:pPr>
      <w:r w:rsidRPr="00F56090">
        <w:t xml:space="preserve">Feedback </w:t>
      </w:r>
      <w:r w:rsidR="00A558ED" w:rsidRPr="00F56090">
        <w:t>Scaling Calculations</w:t>
      </w:r>
    </w:p>
    <w:p w:rsidR="00B41ACB" w:rsidRPr="00F56090" w:rsidRDefault="00B42FDC" w:rsidP="009D239B">
      <w:pPr>
        <w:keepNext/>
      </w:pPr>
      <w:r w:rsidRPr="00F56090">
        <w:t xml:space="preserve">The </w:t>
      </w:r>
      <w:r w:rsidR="00B41ACB" w:rsidRPr="00F56090">
        <w:t>final system gain</w:t>
      </w:r>
      <w:r w:rsidR="00265C0D" w:rsidRPr="00F56090">
        <w:t xml:space="preserve"> from </w:t>
      </w:r>
      <w:r w:rsidR="00232491">
        <w:t xml:space="preserve">the </w:t>
      </w:r>
      <w:r w:rsidR="00265C0D" w:rsidRPr="00F56090">
        <w:t>shunt current to the data-</w:t>
      </w:r>
      <w:r w:rsidR="00B41ACB" w:rsidRPr="00F56090">
        <w:t xml:space="preserve">word </w:t>
      </w:r>
      <w:r w:rsidR="00B41ACB" w:rsidRPr="00232491">
        <w:rPr>
          <w:spacing w:val="-4"/>
        </w:rPr>
        <w:t>in memory derives from the gains of all the elements in the system</w:t>
      </w:r>
      <w:r w:rsidR="00B41ACB" w:rsidRPr="00F56090">
        <w:t xml:space="preserve"> as shown in </w:t>
      </w:r>
      <w:fldSimple w:instr=" REF _Ref365015512 \h  \* MERGEFORMAT ">
        <w:ins w:id="907" w:author="作者">
          <w:r w:rsidR="003B66E7" w:rsidRPr="00F56090">
            <w:t xml:space="preserve">Figure </w:t>
          </w:r>
          <w:r w:rsidR="003B66E7">
            <w:t>14</w:t>
          </w:r>
        </w:ins>
        <w:del w:id="908" w:author="作者">
          <w:r w:rsidR="009D54F2" w:rsidRPr="00F56090" w:rsidDel="003B66E7">
            <w:delText xml:space="preserve">Figure </w:delText>
          </w:r>
          <w:r w:rsidR="009D54F2" w:rsidDel="003B66E7">
            <w:delText>8</w:delText>
          </w:r>
        </w:del>
      </w:fldSimple>
      <w:r w:rsidR="00B41ACB" w:rsidRPr="00F56090">
        <w:t xml:space="preserve">. The isolated modulator in this example is the </w:t>
      </w:r>
      <w:r w:rsidR="003B377C" w:rsidRPr="003B377C">
        <w:fldChar w:fldCharType="begin"/>
      </w:r>
      <w:ins w:id="909" w:author="作者">
        <w:r w:rsidR="00B703C4">
          <w:instrText>HYPERLINK "http://www.analog.com/AD7403?doc=AN-1265.pdf"</w:instrText>
        </w:r>
      </w:ins>
      <w:del w:id="910" w:author="作者">
        <w:r w:rsidR="000B2502" w:rsidDel="00B703C4">
          <w:delInstrText xml:space="preserve"> HYPERLINK "http://www.analog.com/AD7401A?doc=AN-1265.pdf" </w:delInstrText>
        </w:r>
      </w:del>
      <w:r w:rsidR="003B377C" w:rsidRPr="003B377C">
        <w:fldChar w:fldCharType="separate"/>
      </w:r>
      <w:del w:id="911" w:author="作者">
        <w:r w:rsidR="00882ECD" w:rsidRPr="00F56090" w:rsidDel="00B703C4">
          <w:rPr>
            <w:rStyle w:val="ab"/>
            <w:color w:val="0000FF"/>
          </w:rPr>
          <w:delText>AD7401A</w:delText>
        </w:r>
      </w:del>
      <w:ins w:id="912" w:author="作者">
        <w:r w:rsidR="00B703C4">
          <w:rPr>
            <w:rStyle w:val="ab"/>
            <w:color w:val="0000FF"/>
          </w:rPr>
          <w:t>AD7403</w:t>
        </w:r>
      </w:ins>
      <w:r w:rsidR="003B377C">
        <w:rPr>
          <w:rStyle w:val="ab"/>
          <w:color w:val="0000FF"/>
        </w:rPr>
        <w:fldChar w:fldCharType="end"/>
      </w:r>
      <w:r w:rsidR="00B41ACB" w:rsidRPr="00F56090">
        <w:t>.</w:t>
      </w:r>
    </w:p>
    <w:p w:rsidR="00265C0D" w:rsidRPr="00F56090" w:rsidRDefault="0046097D" w:rsidP="00265C0D">
      <w:pPr>
        <w:pStyle w:val="Figure"/>
      </w:pPr>
      <w:del w:id="913" w:author="作者">
        <w:r>
          <w:rPr>
            <w:noProof/>
            <w:lang w:eastAsia="zh-CN"/>
            <w:rPrChange w:id="914" w:author="Unknown">
              <w:rPr>
                <w:rFonts w:ascii="Minion Pro" w:hAnsi="Minion Pro" w:cs="Times New Roman"/>
                <w:i w:val="0"/>
                <w:iCs w:val="0"/>
                <w:noProof/>
                <w:kern w:val="18"/>
                <w:sz w:val="19"/>
                <w:szCs w:val="19"/>
                <w:lang w:eastAsia="zh-CN"/>
              </w:rPr>
            </w:rPrChange>
          </w:rPr>
          <w:drawing>
            <wp:inline distT="0" distB="0" distL="0" distR="0">
              <wp:extent cx="3081528" cy="777240"/>
              <wp:effectExtent l="0" t="0" r="5080" b="3810"/>
              <wp:docPr id="1" name="Picture 1" descr="W:\WW_Datasheet\Work_In_Progress\AN-1265\Editor_Janeen_Labbe\emfs_09252013\11801-00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WW_Datasheet\Work_In_Progress\AN-1265\Editor_Janeen_Labbe\emfs_09252013\11801-008.emf"/>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1528" cy="777240"/>
                      </a:xfrm>
                      <a:prstGeom prst="rect">
                        <a:avLst/>
                      </a:prstGeom>
                      <a:noFill/>
                      <a:ln>
                        <a:noFill/>
                      </a:ln>
                    </pic:spPr>
                  </pic:pic>
                </a:graphicData>
              </a:graphic>
            </wp:inline>
          </w:drawing>
        </w:r>
      </w:del>
      <w:ins w:id="915" w:author="作者">
        <w:r>
          <w:rPr>
            <w:noProof/>
            <w:lang w:eastAsia="zh-CN"/>
            <w:rPrChange w:id="916" w:author="Unknown">
              <w:rPr>
                <w:rFonts w:ascii="Minion Pro" w:hAnsi="Minion Pro" w:cs="Times New Roman"/>
                <w:i w:val="0"/>
                <w:iCs w:val="0"/>
                <w:noProof/>
                <w:kern w:val="18"/>
                <w:sz w:val="19"/>
                <w:szCs w:val="19"/>
                <w:lang w:eastAsia="zh-CN"/>
              </w:rPr>
            </w:rPrChange>
          </w:rPr>
          <w:drawing>
            <wp:inline distT="0" distB="0" distL="0" distR="0">
              <wp:extent cx="3086100" cy="788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C_diagrams_HRM.jp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788670"/>
                      </a:xfrm>
                      <a:prstGeom prst="rect">
                        <a:avLst/>
                      </a:prstGeom>
                    </pic:spPr>
                  </pic:pic>
                </a:graphicData>
              </a:graphic>
            </wp:inline>
          </w:drawing>
        </w:r>
      </w:ins>
    </w:p>
    <w:p w:rsidR="00265C0D" w:rsidRPr="00F56090" w:rsidRDefault="00265C0D" w:rsidP="00265C0D">
      <w:pPr>
        <w:pStyle w:val="a5"/>
      </w:pPr>
      <w:bookmarkStart w:id="917" w:name="_Ref365015512"/>
      <w:r w:rsidRPr="00F56090">
        <w:t xml:space="preserve">Figure </w:t>
      </w:r>
      <w:r w:rsidR="003B377C">
        <w:fldChar w:fldCharType="begin"/>
      </w:r>
      <w:r w:rsidR="000B2502">
        <w:instrText xml:space="preserve"> SEQ Figure \* ARABIC </w:instrText>
      </w:r>
      <w:r w:rsidR="003B377C">
        <w:fldChar w:fldCharType="separate"/>
      </w:r>
      <w:ins w:id="918" w:author="作者">
        <w:r w:rsidR="00461D6B">
          <w:rPr>
            <w:noProof/>
          </w:rPr>
          <w:t>14</w:t>
        </w:r>
        <w:del w:id="919" w:author="作者">
          <w:r w:rsidR="009C03EB" w:rsidDel="00461D6B">
            <w:rPr>
              <w:noProof/>
            </w:rPr>
            <w:delText>9</w:delText>
          </w:r>
        </w:del>
      </w:ins>
      <w:del w:id="920" w:author="作者">
        <w:r w:rsidR="009D54F2" w:rsidDel="00461D6B">
          <w:rPr>
            <w:noProof/>
          </w:rPr>
          <w:delText>8</w:delText>
        </w:r>
      </w:del>
      <w:r w:rsidR="003B377C">
        <w:rPr>
          <w:noProof/>
        </w:rPr>
        <w:fldChar w:fldCharType="end"/>
      </w:r>
      <w:bookmarkEnd w:id="917"/>
      <w:r w:rsidRPr="00F56090">
        <w:t>. SINC Primary Output Data Scaling</w:t>
      </w:r>
    </w:p>
    <w:p w:rsidR="0055758B" w:rsidRPr="00F56090" w:rsidRDefault="005838F8" w:rsidP="0055758B">
      <w:r w:rsidRPr="00F56090">
        <w:t>T</w:t>
      </w:r>
      <w:r w:rsidR="00B42FDC" w:rsidRPr="00F56090">
        <w:t xml:space="preserve">he </w:t>
      </w:r>
      <w:r w:rsidR="00174B26" w:rsidRPr="00F56090">
        <w:t>shunt</w:t>
      </w:r>
      <w:r w:rsidR="00B41ACB" w:rsidRPr="00F56090">
        <w:t xml:space="preserve"> vo</w:t>
      </w:r>
      <w:r w:rsidR="00A558ED" w:rsidRPr="00F56090">
        <w:t>ltage seen by the modulator is</w:t>
      </w:r>
    </w:p>
    <w:p w:rsidR="0055758B" w:rsidRPr="00F56090" w:rsidRDefault="0055758B" w:rsidP="0055758B">
      <w:pPr>
        <w:pStyle w:val="Equation"/>
      </w:pPr>
      <w:r w:rsidRPr="00F56090">
        <w:rPr>
          <w:i/>
          <w:iCs/>
        </w:rPr>
        <w:t>v</w:t>
      </w:r>
      <w:r w:rsidRPr="00F56090">
        <w:rPr>
          <w:i/>
          <w:iCs/>
          <w:vertAlign w:val="subscript"/>
        </w:rPr>
        <w:t>S</w:t>
      </w:r>
      <w:r w:rsidRPr="00F56090">
        <w:t xml:space="preserve"> = </w:t>
      </w:r>
      <w:r w:rsidRPr="00F56090">
        <w:rPr>
          <w:i/>
          <w:iCs/>
        </w:rPr>
        <w:t>i</w:t>
      </w:r>
      <w:r w:rsidRPr="00F56090">
        <w:rPr>
          <w:i/>
          <w:iCs/>
          <w:vertAlign w:val="subscript"/>
        </w:rPr>
        <w:t>W</w:t>
      </w:r>
      <w:r w:rsidRPr="00F56090">
        <w:t xml:space="preserve"> × </w:t>
      </w:r>
      <w:r w:rsidRPr="00F56090">
        <w:rPr>
          <w:i/>
          <w:iCs/>
        </w:rPr>
        <w:t>R</w:t>
      </w:r>
      <w:r w:rsidRPr="00F56090">
        <w:rPr>
          <w:i/>
          <w:iCs/>
          <w:vertAlign w:val="subscript"/>
        </w:rPr>
        <w:t>S</w:t>
      </w:r>
    </w:p>
    <w:p w:rsidR="00B42FDC" w:rsidRPr="00232491" w:rsidRDefault="005838F8" w:rsidP="00265C0D">
      <w:pPr>
        <w:rPr>
          <w:spacing w:val="-4"/>
        </w:rPr>
      </w:pPr>
      <w:r w:rsidRPr="00232491">
        <w:rPr>
          <w:spacing w:val="-4"/>
        </w:rPr>
        <w:t>The</w:t>
      </w:r>
      <w:r w:rsidR="00174B26" w:rsidRPr="00232491">
        <w:rPr>
          <w:spacing w:val="-4"/>
        </w:rPr>
        <w:t xml:space="preserve"> </w:t>
      </w:r>
      <w:r w:rsidR="00543ED5" w:rsidRPr="00232491">
        <w:rPr>
          <w:spacing w:val="-4"/>
        </w:rPr>
        <w:t xml:space="preserve">isolated </w:t>
      </w:r>
      <w:r w:rsidR="00174B26" w:rsidRPr="00232491">
        <w:rPr>
          <w:spacing w:val="-4"/>
        </w:rPr>
        <w:t>modulator</w:t>
      </w:r>
      <w:r w:rsidR="00543ED5" w:rsidRPr="00232491">
        <w:rPr>
          <w:spacing w:val="-4"/>
        </w:rPr>
        <w:t xml:space="preserve"> expects a bipolar input and generates a 50%</w:t>
      </w:r>
      <w:r w:rsidR="00543ED5" w:rsidRPr="00F56090">
        <w:t xml:space="preserve"> </w:t>
      </w:r>
      <w:r w:rsidR="00543ED5" w:rsidRPr="00232491">
        <w:rPr>
          <w:spacing w:val="-4"/>
        </w:rPr>
        <w:t xml:space="preserve">pulse density for a </w:t>
      </w:r>
      <w:r w:rsidR="00265C0D" w:rsidRPr="00232491">
        <w:rPr>
          <w:spacing w:val="-4"/>
        </w:rPr>
        <w:t>0 V</w:t>
      </w:r>
      <w:r w:rsidR="00543ED5" w:rsidRPr="00232491">
        <w:rPr>
          <w:spacing w:val="-4"/>
        </w:rPr>
        <w:t xml:space="preserve"> input. The pulse density is a function of the</w:t>
      </w:r>
      <w:r w:rsidR="00543ED5" w:rsidRPr="00F56090">
        <w:t xml:space="preserve"> </w:t>
      </w:r>
      <w:r w:rsidR="00543ED5" w:rsidRPr="00232491">
        <w:rPr>
          <w:spacing w:val="-4"/>
        </w:rPr>
        <w:t>ratio of the input voltage (v</w:t>
      </w:r>
      <w:r w:rsidR="00543ED5" w:rsidRPr="00232491">
        <w:rPr>
          <w:spacing w:val="-4"/>
          <w:vertAlign w:val="subscript"/>
        </w:rPr>
        <w:t>s</w:t>
      </w:r>
      <w:r w:rsidR="00543ED5" w:rsidRPr="00232491">
        <w:rPr>
          <w:spacing w:val="-4"/>
        </w:rPr>
        <w:t>) to the positive full-scale input (</w:t>
      </w:r>
      <w:r w:rsidR="00543ED5" w:rsidRPr="00232491">
        <w:rPr>
          <w:i/>
          <w:iCs/>
          <w:spacing w:val="-4"/>
        </w:rPr>
        <w:t>V</w:t>
      </w:r>
      <w:r w:rsidR="00543ED5" w:rsidRPr="00232491">
        <w:rPr>
          <w:i/>
          <w:iCs/>
          <w:spacing w:val="-4"/>
          <w:vertAlign w:val="subscript"/>
        </w:rPr>
        <w:t>FS</w:t>
      </w:r>
      <w:r w:rsidR="00543ED5" w:rsidRPr="00232491">
        <w:rPr>
          <w:spacing w:val="-4"/>
        </w:rPr>
        <w:t>)</w:t>
      </w:r>
      <w:r w:rsidR="00B42FDC" w:rsidRPr="00232491">
        <w:rPr>
          <w:spacing w:val="-4"/>
        </w:rPr>
        <w:t xml:space="preserve">: </w:t>
      </w:r>
    </w:p>
    <w:p w:rsidR="002D6FF6" w:rsidRPr="00F56090" w:rsidRDefault="002D6FF6" w:rsidP="002D6FF6">
      <w:pPr>
        <w:pStyle w:val="Equation"/>
      </w:pPr>
      <w:r w:rsidRPr="00F56090">
        <w:rPr>
          <w:position w:val="-28"/>
        </w:rPr>
        <w:object w:dxaOrig="1780" w:dyaOrig="660">
          <v:shape id="_x0000_i1028" type="#_x0000_t75" style="width:89.25pt;height:33.75pt" o:ole="">
            <v:imagedata r:id="rId53" o:title=""/>
          </v:shape>
          <o:OLEObject Type="Embed" ProgID="Equation.3" ShapeID="_x0000_i1028" DrawAspect="Content" ObjectID="_1537627405" r:id="rId54"/>
        </w:object>
      </w:r>
    </w:p>
    <w:p w:rsidR="00543ED5" w:rsidRPr="00F56090" w:rsidRDefault="00543ED5" w:rsidP="00882ECD">
      <w:r w:rsidRPr="00F56090">
        <w:t xml:space="preserve">In the case of the </w:t>
      </w:r>
      <w:r w:rsidR="003B377C" w:rsidRPr="003B377C">
        <w:fldChar w:fldCharType="begin"/>
      </w:r>
      <w:ins w:id="921" w:author="作者">
        <w:r w:rsidR="00B703C4">
          <w:instrText>HYPERLINK "http://www.analog.com/AD7403?doc=AN-1265.pdf"</w:instrText>
        </w:r>
      </w:ins>
      <w:del w:id="922" w:author="作者">
        <w:r w:rsidR="000B2502" w:rsidDel="00B703C4">
          <w:delInstrText xml:space="preserve"> HYPERLINK "http://www.analog.com/AD7401A?doc=AN-1265.pdf" </w:delInstrText>
        </w:r>
      </w:del>
      <w:r w:rsidR="003B377C" w:rsidRPr="003B377C">
        <w:fldChar w:fldCharType="separate"/>
      </w:r>
      <w:del w:id="923" w:author="作者">
        <w:r w:rsidR="00882ECD" w:rsidRPr="00F56090" w:rsidDel="00B703C4">
          <w:rPr>
            <w:rStyle w:val="ab"/>
            <w:color w:val="0000FF"/>
          </w:rPr>
          <w:delText>AD7401A</w:delText>
        </w:r>
      </w:del>
      <w:ins w:id="924" w:author="作者">
        <w:r w:rsidR="00B703C4">
          <w:rPr>
            <w:rStyle w:val="ab"/>
            <w:color w:val="0000FF"/>
          </w:rPr>
          <w:t>AD7403</w:t>
        </w:r>
      </w:ins>
      <w:r w:rsidR="003B377C">
        <w:rPr>
          <w:rStyle w:val="ab"/>
          <w:color w:val="0000FF"/>
        </w:rPr>
        <w:fldChar w:fldCharType="end"/>
      </w:r>
      <w:r w:rsidRPr="00F56090">
        <w:t>, the positive full-scale voltage is 320</w:t>
      </w:r>
      <w:r w:rsidR="00A558ED" w:rsidRPr="00F56090">
        <w:t> </w:t>
      </w:r>
      <w:r w:rsidRPr="00F56090">
        <w:t>mV</w:t>
      </w:r>
      <w:r w:rsidR="00265C0D" w:rsidRPr="00F56090">
        <w:t>,</w:t>
      </w:r>
      <w:r w:rsidRPr="00F56090">
        <w:t xml:space="preserve"> and the ones density is 81.25% for the specified maximum voltage of 200 mV.</w:t>
      </w:r>
    </w:p>
    <w:p w:rsidR="005061D3" w:rsidRPr="00F56090" w:rsidRDefault="005838F8" w:rsidP="00265C0D">
      <w:pPr>
        <w:keepNext/>
      </w:pPr>
      <w:r w:rsidRPr="00F56090">
        <w:lastRenderedPageBreak/>
        <w:t>The</w:t>
      </w:r>
      <w:r w:rsidR="00174B26" w:rsidRPr="00F56090">
        <w:t xml:space="preserve"> </w:t>
      </w:r>
      <w:r w:rsidR="00543ED5" w:rsidRPr="00F56090">
        <w:t xml:space="preserve">SINC filter </w:t>
      </w:r>
      <w:r w:rsidR="005061D3" w:rsidRPr="00F56090">
        <w:t xml:space="preserve">dc </w:t>
      </w:r>
      <w:r w:rsidR="00543ED5" w:rsidRPr="00F56090">
        <w:t>gain is D</w:t>
      </w:r>
      <w:r w:rsidR="005061D3" w:rsidRPr="00F56090">
        <w:rPr>
          <w:vertAlign w:val="superscript"/>
        </w:rPr>
        <w:t>O</w:t>
      </w:r>
      <w:r w:rsidR="00265C0D" w:rsidRPr="00F56090">
        <w:t>; therefore,</w:t>
      </w:r>
      <w:r w:rsidR="005061D3" w:rsidRPr="00F56090">
        <w:t xml:space="preserve"> the raw output as a f</w:t>
      </w:r>
      <w:r w:rsidR="00A558ED" w:rsidRPr="00F56090">
        <w:t>unction of the input voltage is</w:t>
      </w:r>
    </w:p>
    <w:p w:rsidR="002D6FF6" w:rsidRPr="00F56090" w:rsidRDefault="002D6FF6" w:rsidP="002D6FF6">
      <w:pPr>
        <w:pStyle w:val="Equation"/>
      </w:pPr>
      <w:r w:rsidRPr="00F56090">
        <w:rPr>
          <w:position w:val="-28"/>
        </w:rPr>
        <w:object w:dxaOrig="1719" w:dyaOrig="660">
          <v:shape id="_x0000_i1029" type="#_x0000_t75" style="width:86.25pt;height:33.75pt" o:ole="">
            <v:imagedata r:id="rId55" o:title=""/>
          </v:shape>
          <o:OLEObject Type="Embed" ProgID="Equation.3" ShapeID="_x0000_i1029" DrawAspect="Content" ObjectID="_1537627406" r:id="rId56"/>
        </w:object>
      </w:r>
    </w:p>
    <w:p w:rsidR="005061D3" w:rsidRPr="00232491" w:rsidRDefault="00796C4B" w:rsidP="00796C4B">
      <w:r w:rsidRPr="00F56090">
        <w:t>This</w:t>
      </w:r>
      <w:r w:rsidR="005061D3" w:rsidRPr="00F56090">
        <w:t xml:space="preserve"> dc scaling applies to the secondary filter outputs</w:t>
      </w:r>
      <w:r w:rsidRPr="00F56090">
        <w:t>,</w:t>
      </w:r>
      <w:r w:rsidR="005061D3" w:rsidRPr="00F56090">
        <w:t xml:space="preserve"> and the </w:t>
      </w:r>
      <w:r w:rsidR="005061D3" w:rsidRPr="00232491">
        <w:rPr>
          <w:spacing w:val="-4"/>
        </w:rPr>
        <w:t xml:space="preserve">maximum secondary decimation </w:t>
      </w:r>
      <w:r w:rsidR="00C574FC" w:rsidRPr="00232491">
        <w:rPr>
          <w:spacing w:val="-4"/>
        </w:rPr>
        <w:t>rate restricts the raw output</w:t>
      </w:r>
      <w:r w:rsidR="00C574FC" w:rsidRPr="00F56090">
        <w:t xml:space="preserve"> </w:t>
      </w:r>
      <w:r w:rsidR="00C574FC" w:rsidRPr="00232491">
        <w:rPr>
          <w:spacing w:val="-4"/>
        </w:rPr>
        <w:t xml:space="preserve">data range to </w:t>
      </w:r>
      <w:r w:rsidR="00265C0D" w:rsidRPr="00232491">
        <w:rPr>
          <w:spacing w:val="-4"/>
        </w:rPr>
        <w:t xml:space="preserve">a </w:t>
      </w:r>
      <w:r w:rsidR="00C574FC" w:rsidRPr="00232491">
        <w:rPr>
          <w:spacing w:val="-4"/>
        </w:rPr>
        <w:t>16-bit</w:t>
      </w:r>
      <w:r w:rsidR="005061D3" w:rsidRPr="00232491">
        <w:rPr>
          <w:spacing w:val="-4"/>
        </w:rPr>
        <w:t xml:space="preserve"> </w:t>
      </w:r>
      <w:r w:rsidR="00C574FC" w:rsidRPr="00232491">
        <w:rPr>
          <w:spacing w:val="-4"/>
        </w:rPr>
        <w:t xml:space="preserve">unsigned </w:t>
      </w:r>
      <w:r w:rsidR="005061D3" w:rsidRPr="00232491">
        <w:rPr>
          <w:spacing w:val="-4"/>
        </w:rPr>
        <w:t>integer</w:t>
      </w:r>
      <w:r w:rsidR="00C574FC" w:rsidRPr="00232491">
        <w:rPr>
          <w:spacing w:val="-4"/>
        </w:rPr>
        <w:t>.</w:t>
      </w:r>
      <w:r w:rsidR="00BF16FE" w:rsidRPr="00232491">
        <w:rPr>
          <w:spacing w:val="-4"/>
        </w:rPr>
        <w:t xml:space="preserve"> </w:t>
      </w:r>
      <w:r w:rsidR="00D90921" w:rsidRPr="00232491">
        <w:rPr>
          <w:spacing w:val="-4"/>
        </w:rPr>
        <w:t xml:space="preserve">The secondary output is </w:t>
      </w:r>
      <w:r w:rsidRPr="00232491">
        <w:rPr>
          <w:spacing w:val="-4"/>
        </w:rPr>
        <w:t>0</w:t>
      </w:r>
      <w:r w:rsidR="00D90921" w:rsidRPr="00232491">
        <w:rPr>
          <w:spacing w:val="-4"/>
        </w:rPr>
        <w:t xml:space="preserve"> at </w:t>
      </w:r>
      <w:r w:rsidR="00232491" w:rsidRPr="00232491">
        <w:rPr>
          <w:spacing w:val="-4"/>
        </w:rPr>
        <w:t xml:space="preserve">the </w:t>
      </w:r>
      <w:r w:rsidR="00D90921" w:rsidRPr="00232491">
        <w:t>negative full-scale input</w:t>
      </w:r>
      <w:r w:rsidR="007C541A" w:rsidRPr="00232491">
        <w:t xml:space="preserve"> and D</w:t>
      </w:r>
      <w:r w:rsidR="007C541A" w:rsidRPr="00232491">
        <w:rPr>
          <w:vertAlign w:val="superscript"/>
        </w:rPr>
        <w:t>O</w:t>
      </w:r>
      <w:r w:rsidR="007C541A" w:rsidRPr="00232491">
        <w:t xml:space="preserve"> at the positive </w:t>
      </w:r>
      <w:r w:rsidR="007223DE" w:rsidRPr="00232491">
        <w:t>full-scale</w:t>
      </w:r>
      <w:r w:rsidR="007C541A" w:rsidRPr="00232491">
        <w:t xml:space="preserve"> input.</w:t>
      </w:r>
    </w:p>
    <w:p w:rsidR="00B42FDC" w:rsidRPr="00F56090" w:rsidRDefault="005061D3" w:rsidP="002F5461">
      <w:r w:rsidRPr="00F56090">
        <w:t xml:space="preserve">The </w:t>
      </w:r>
      <w:r w:rsidR="007756DF" w:rsidRPr="00F56090">
        <w:t>bias and</w:t>
      </w:r>
      <w:r w:rsidR="002F5461" w:rsidRPr="00F56090">
        <w:t xml:space="preserve"> </w:t>
      </w:r>
      <w:r w:rsidR="007756DF" w:rsidRPr="00F56090">
        <w:t>scale</w:t>
      </w:r>
      <w:r w:rsidR="00C574FC" w:rsidRPr="00F56090">
        <w:t xml:space="preserve"> functions in the primary output path </w:t>
      </w:r>
      <w:r w:rsidR="00D90921" w:rsidRPr="00F56090">
        <w:t>remove the bias on the SINC data and rescale the data to a 16-</w:t>
      </w:r>
      <w:r w:rsidR="00265C0D" w:rsidRPr="00F56090">
        <w:t xml:space="preserve">bit </w:t>
      </w:r>
      <w:r w:rsidR="00D90921" w:rsidRPr="00F56090">
        <w:t xml:space="preserve">signed integer. The </w:t>
      </w:r>
      <w:r w:rsidR="00B95733" w:rsidRPr="00F56090">
        <w:t xml:space="preserve">bias </w:t>
      </w:r>
      <w:r w:rsidR="00D90921" w:rsidRPr="00F56090">
        <w:t>value must be –D</w:t>
      </w:r>
      <w:r w:rsidR="00D90921" w:rsidRPr="00F56090">
        <w:rPr>
          <w:vertAlign w:val="superscript"/>
        </w:rPr>
        <w:t>O</w:t>
      </w:r>
      <w:r w:rsidR="00D90921" w:rsidRPr="00F56090">
        <w:t xml:space="preserve">/2 to </w:t>
      </w:r>
      <w:r w:rsidR="00144166" w:rsidRPr="00F56090">
        <w:t>eliminate the offset in the SINC output for a modulator with a bipolar input range.</w:t>
      </w:r>
      <w:r w:rsidR="00CC36C3" w:rsidRPr="00F56090">
        <w:t xml:space="preserve"> </w:t>
      </w:r>
      <w:r w:rsidR="0007177A" w:rsidRPr="00F56090">
        <w:t>The rescaling selects the appropriate bit range from the SINC output word.</w:t>
      </w:r>
    </w:p>
    <w:p w:rsidR="002D6FF6" w:rsidRPr="00F56090" w:rsidRDefault="002D6FF6" w:rsidP="002D6FF6">
      <w:pPr>
        <w:pStyle w:val="Equation"/>
      </w:pPr>
      <w:r w:rsidRPr="00F56090">
        <w:rPr>
          <w:position w:val="-28"/>
        </w:rPr>
        <w:object w:dxaOrig="2439" w:dyaOrig="840">
          <v:shape id="_x0000_i1030" type="#_x0000_t75" style="width:122.25pt;height:42.75pt" o:ole="">
            <v:imagedata r:id="rId57" o:title=""/>
          </v:shape>
          <o:OLEObject Type="Embed" ProgID="Equation.3" ShapeID="_x0000_i1030" DrawAspect="Content" ObjectID="_1537627407" r:id="rId58"/>
        </w:object>
      </w:r>
    </w:p>
    <w:p w:rsidR="00C84FF2" w:rsidRPr="00F56090" w:rsidRDefault="007756DF" w:rsidP="002F5461">
      <w:r w:rsidRPr="00F56090">
        <w:t xml:space="preserve">The </w:t>
      </w:r>
      <w:r w:rsidR="002F5461" w:rsidRPr="00F56090">
        <w:t xml:space="preserve">scale factor (S) must set the maximum </w:t>
      </w:r>
      <w:r w:rsidR="00CF749F" w:rsidRPr="00F56090">
        <w:t xml:space="preserve">fractional integer </w:t>
      </w:r>
      <w:r w:rsidR="002F5461" w:rsidRPr="00F56090">
        <w:t>output at</w:t>
      </w:r>
      <w:r w:rsidR="00730D66" w:rsidRPr="00F56090">
        <w:t xml:space="preserve"> </w:t>
      </w:r>
      <w:r w:rsidR="00E93E99" w:rsidRPr="00F56090">
        <w:t>1.0,</w:t>
      </w:r>
      <w:r w:rsidR="00A558ED" w:rsidRPr="00F56090">
        <w:t xml:space="preserve"> which is true when</w:t>
      </w:r>
    </w:p>
    <w:p w:rsidR="002D6FF6" w:rsidRPr="00F56090" w:rsidRDefault="002D6FF6" w:rsidP="002D6FF6">
      <w:pPr>
        <w:pStyle w:val="Equation"/>
      </w:pPr>
      <w:r w:rsidRPr="00F56090">
        <w:rPr>
          <w:position w:val="-20"/>
        </w:rPr>
        <w:object w:dxaOrig="1880" w:dyaOrig="540">
          <v:shape id="_x0000_i1031" type="#_x0000_t75" style="width:93.75pt;height:27.75pt" o:ole="">
            <v:imagedata r:id="rId59" o:title=""/>
          </v:shape>
          <o:OLEObject Type="Embed" ProgID="Equation.3" ShapeID="_x0000_i1031" DrawAspect="Content" ObjectID="_1537627408" r:id="rId60"/>
        </w:object>
      </w:r>
    </w:p>
    <w:p w:rsidR="00371728" w:rsidRPr="00F56090" w:rsidRDefault="000377A0" w:rsidP="009D239B">
      <w:pPr>
        <w:keepNext/>
      </w:pPr>
      <w:r w:rsidRPr="00F56090">
        <w:t>The SINC output equation when reading the data as a signed integer adds a scale factor of 2</w:t>
      </w:r>
      <w:r w:rsidRPr="00F56090">
        <w:rPr>
          <w:vertAlign w:val="superscript"/>
        </w:rPr>
        <w:t>15</w:t>
      </w:r>
      <w:r w:rsidRPr="00F56090">
        <w:t>.</w:t>
      </w:r>
    </w:p>
    <w:p w:rsidR="002D6FF6" w:rsidRPr="00F56090" w:rsidRDefault="002D6FF6" w:rsidP="002D6FF6">
      <w:pPr>
        <w:pStyle w:val="Equation"/>
      </w:pPr>
      <w:r w:rsidRPr="00F56090">
        <w:rPr>
          <w:position w:val="-28"/>
        </w:rPr>
        <w:object w:dxaOrig="1680" w:dyaOrig="660">
          <v:shape id="_x0000_i1032" type="#_x0000_t75" style="width:84.75pt;height:33.75pt" o:ole="">
            <v:imagedata r:id="rId61" o:title=""/>
          </v:shape>
          <o:OLEObject Type="Embed" ProgID="Equation.3" ShapeID="_x0000_i1032" DrawAspect="Content" ObjectID="_1537627409" r:id="rId62"/>
        </w:object>
      </w:r>
    </w:p>
    <w:p w:rsidR="000377A0" w:rsidRPr="00F56090" w:rsidRDefault="000377A0" w:rsidP="000377A0">
      <w:r w:rsidRPr="00232491">
        <w:rPr>
          <w:spacing w:val="-4"/>
        </w:rPr>
        <w:t xml:space="preserve">The current reading as a function of the </w:t>
      </w:r>
      <w:r w:rsidR="008B5A1F" w:rsidRPr="00232491">
        <w:rPr>
          <w:spacing w:val="-4"/>
        </w:rPr>
        <w:t>actual winding current (i</w:t>
      </w:r>
      <w:r w:rsidR="008B5A1F" w:rsidRPr="00232491">
        <w:rPr>
          <w:spacing w:val="-4"/>
          <w:vertAlign w:val="subscript"/>
        </w:rPr>
        <w:t>w</w:t>
      </w:r>
      <w:r w:rsidR="00A558ED" w:rsidRPr="00232491">
        <w:rPr>
          <w:spacing w:val="-4"/>
        </w:rPr>
        <w:t xml:space="preserve">) </w:t>
      </w:r>
      <w:r w:rsidR="00A558ED" w:rsidRPr="00F56090">
        <w:t>in this case is</w:t>
      </w:r>
    </w:p>
    <w:p w:rsidR="002D6FF6" w:rsidRPr="00F56090" w:rsidRDefault="00DA1CB4" w:rsidP="002D6FF6">
      <w:pPr>
        <w:pStyle w:val="Equation"/>
      </w:pPr>
      <w:r w:rsidRPr="00F56090">
        <w:rPr>
          <w:position w:val="-26"/>
        </w:rPr>
        <w:object w:dxaOrig="2260" w:dyaOrig="620">
          <v:shape id="_x0000_i1033" type="#_x0000_t75" style="width:113.25pt;height:30.75pt" o:ole="">
            <v:imagedata r:id="rId63" o:title=""/>
          </v:shape>
          <o:OLEObject Type="Embed" ProgID="Equation.3" ShapeID="_x0000_i1033" DrawAspect="Content" ObjectID="_1537627410" r:id="rId64"/>
        </w:object>
      </w:r>
    </w:p>
    <w:p w:rsidR="00DE418D" w:rsidRPr="00F56090" w:rsidRDefault="00F7078E" w:rsidP="00F7078E">
      <w:pPr>
        <w:pStyle w:val="21"/>
      </w:pPr>
      <w:bookmarkStart w:id="925" w:name="_Ref367781679"/>
      <w:bookmarkStart w:id="926" w:name="_Toc392507735"/>
      <w:r w:rsidRPr="00F56090">
        <w:t>Secondary Filter Scaling and Overload Configuration</w:t>
      </w:r>
      <w:bookmarkEnd w:id="925"/>
      <w:bookmarkEnd w:id="926"/>
    </w:p>
    <w:p w:rsidR="00A42093" w:rsidRPr="00F56090" w:rsidRDefault="00D96039" w:rsidP="00265C0D">
      <w:r w:rsidRPr="00F56090">
        <w:t>The secondary</w:t>
      </w:r>
      <w:r w:rsidR="00AE48BD" w:rsidRPr="00F56090">
        <w:t xml:space="preserve"> SINC</w:t>
      </w:r>
      <w:r w:rsidRPr="00F56090">
        <w:t xml:space="preserve"> filter </w:t>
      </w:r>
      <w:r w:rsidR="00AE48BD" w:rsidRPr="00F56090">
        <w:t xml:space="preserve">data </w:t>
      </w:r>
      <w:r w:rsidRPr="00F56090">
        <w:t>outputs connect directly to overload comparators a</w:t>
      </w:r>
      <w:r w:rsidR="00172291" w:rsidRPr="00F56090">
        <w:t xml:space="preserve">nd a glitch filter </w:t>
      </w:r>
      <w:r w:rsidR="00265C0D" w:rsidRPr="00F56090">
        <w:t xml:space="preserve">as </w:t>
      </w:r>
      <w:r w:rsidR="00172291" w:rsidRPr="00F56090">
        <w:t>shown in</w:t>
      </w:r>
      <w:r w:rsidR="006A7406" w:rsidRPr="00F56090">
        <w:t xml:space="preserve"> </w:t>
      </w:r>
      <w:r w:rsidR="003B377C" w:rsidRPr="00F56090">
        <w:fldChar w:fldCharType="begin"/>
      </w:r>
      <w:r w:rsidR="006A7406" w:rsidRPr="00F56090">
        <w:instrText xml:space="preserve"> REF _Ref365027292 \h </w:instrText>
      </w:r>
      <w:r w:rsidR="003B377C" w:rsidRPr="00F56090">
        <w:fldChar w:fldCharType="separate"/>
      </w:r>
      <w:ins w:id="927" w:author="作者">
        <w:r w:rsidR="003B66E7" w:rsidRPr="00F56090">
          <w:t xml:space="preserve">Figure </w:t>
        </w:r>
        <w:r w:rsidR="003B66E7">
          <w:rPr>
            <w:noProof/>
          </w:rPr>
          <w:t>4</w:t>
        </w:r>
      </w:ins>
      <w:del w:id="928" w:author="作者">
        <w:r w:rsidR="009D54F2" w:rsidRPr="00F56090" w:rsidDel="003B66E7">
          <w:delText xml:space="preserve">Figure </w:delText>
        </w:r>
        <w:r w:rsidR="009D54F2" w:rsidDel="003B66E7">
          <w:rPr>
            <w:noProof/>
          </w:rPr>
          <w:delText>4</w:delText>
        </w:r>
      </w:del>
      <w:r w:rsidR="003B377C" w:rsidRPr="00F56090">
        <w:fldChar w:fldCharType="end"/>
      </w:r>
      <w:r w:rsidR="00172291" w:rsidRPr="00F56090">
        <w:t xml:space="preserve">. The secondary filter decimation rate is set significantly lower than that of the primary filter to achieve fast response to fault conditions. </w:t>
      </w:r>
      <w:r w:rsidR="00AE48BD" w:rsidRPr="00F56090">
        <w:t>The processor trigger routing unit (TRU) connects the overload trip signal to the PWM modulator shutdown input to clear the fault.</w:t>
      </w:r>
      <w:r w:rsidR="007C541A" w:rsidRPr="00F56090">
        <w:t xml:space="preserve"> The TRU </w:t>
      </w:r>
      <w:r w:rsidR="00265C0D" w:rsidRPr="00F56090">
        <w:t>can</w:t>
      </w:r>
      <w:r w:rsidR="007C541A" w:rsidRPr="00F56090">
        <w:t xml:space="preserve"> also connect the overload signal to other sources</w:t>
      </w:r>
      <w:r w:rsidR="003406CE" w:rsidRPr="00F56090">
        <w:t>,</w:t>
      </w:r>
      <w:r w:rsidR="007C541A" w:rsidRPr="00F56090">
        <w:t xml:space="preserve"> such</w:t>
      </w:r>
      <w:r w:rsidR="00265C0D" w:rsidRPr="00F56090">
        <w:t xml:space="preserve"> as</w:t>
      </w:r>
      <w:r w:rsidR="007C541A" w:rsidRPr="00F56090">
        <w:t xml:space="preserve"> an external GPIO used to shut</w:t>
      </w:r>
      <w:r w:rsidR="00232491">
        <w:t xml:space="preserve"> </w:t>
      </w:r>
      <w:r w:rsidR="007C541A" w:rsidRPr="00F56090">
        <w:t>down other critical circuit elements.</w:t>
      </w:r>
    </w:p>
    <w:p w:rsidR="00B031D7" w:rsidRPr="00F56090" w:rsidRDefault="00172291" w:rsidP="00232491">
      <w:r w:rsidRPr="00F56090">
        <w:t>Typical power inverter switches can withstand a short</w:t>
      </w:r>
      <w:r w:rsidR="00265C0D" w:rsidRPr="00F56090">
        <w:t xml:space="preserve"> circuit for a few microseconds; therefore, </w:t>
      </w:r>
      <w:r w:rsidRPr="00F56090">
        <w:t xml:space="preserve">the overload circuit </w:t>
      </w:r>
      <w:r w:rsidR="00265C0D" w:rsidRPr="00F56090">
        <w:t>must</w:t>
      </w:r>
      <w:r w:rsidR="00AE48BD" w:rsidRPr="00F56090">
        <w:t xml:space="preserve"> have</w:t>
      </w:r>
      <w:r w:rsidR="002F613E" w:rsidRPr="00F56090">
        <w:t xml:space="preserve"> a relatively short detection window. </w:t>
      </w:r>
      <w:r w:rsidR="00265C0D" w:rsidRPr="00F56090">
        <w:t>Because t</w:t>
      </w:r>
      <w:r w:rsidR="002F613E" w:rsidRPr="00F56090">
        <w:t xml:space="preserve">he SINC filter </w:t>
      </w:r>
      <w:r w:rsidR="00C33158" w:rsidRPr="00F56090">
        <w:t xml:space="preserve">can </w:t>
      </w:r>
      <w:r w:rsidR="00C33158" w:rsidRPr="00232491">
        <w:rPr>
          <w:spacing w:val="-4"/>
        </w:rPr>
        <w:t>respond</w:t>
      </w:r>
      <w:r w:rsidR="002F613E" w:rsidRPr="00232491">
        <w:rPr>
          <w:spacing w:val="-4"/>
        </w:rPr>
        <w:t xml:space="preserve"> to a step input within </w:t>
      </w:r>
      <w:r w:rsidR="001F33B8" w:rsidRPr="00232491">
        <w:rPr>
          <w:spacing w:val="-4"/>
        </w:rPr>
        <w:t>three</w:t>
      </w:r>
      <w:r w:rsidR="00C33158" w:rsidRPr="00232491">
        <w:rPr>
          <w:spacing w:val="-4"/>
        </w:rPr>
        <w:t xml:space="preserve"> decimation</w:t>
      </w:r>
      <w:r w:rsidR="002F613E" w:rsidRPr="00232491">
        <w:rPr>
          <w:spacing w:val="-4"/>
        </w:rPr>
        <w:t xml:space="preserve"> cycles</w:t>
      </w:r>
      <w:r w:rsidR="00265C0D" w:rsidRPr="00232491">
        <w:rPr>
          <w:spacing w:val="-4"/>
        </w:rPr>
        <w:t>,</w:t>
      </w:r>
      <w:r w:rsidR="002F613E" w:rsidRPr="00232491">
        <w:rPr>
          <w:spacing w:val="-4"/>
        </w:rPr>
        <w:t xml:space="preserve"> a response</w:t>
      </w:r>
      <w:r w:rsidR="002F613E" w:rsidRPr="00F56090">
        <w:t xml:space="preserve"> within </w:t>
      </w:r>
      <w:r w:rsidR="002D02A0" w:rsidRPr="00F56090">
        <w:t>3</w:t>
      </w:r>
      <w:r w:rsidR="002F613E" w:rsidRPr="00F56090">
        <w:t xml:space="preserve"> </w:t>
      </w:r>
      <w:r w:rsidR="00A558ED" w:rsidRPr="00F56090">
        <w:t>µ</w:t>
      </w:r>
      <w:r w:rsidR="002F613E" w:rsidRPr="00F56090">
        <w:t xml:space="preserve">s is possible using a decimation rate of </w:t>
      </w:r>
      <w:r w:rsidR="004B067C" w:rsidRPr="00F56090">
        <w:t>10</w:t>
      </w:r>
      <w:r w:rsidR="003406CE" w:rsidRPr="00F56090">
        <w:t>,</w:t>
      </w:r>
      <w:r w:rsidR="001F33B8" w:rsidRPr="00F56090">
        <w:t xml:space="preserve"> as shown in </w:t>
      </w:r>
      <w:r w:rsidR="003B377C" w:rsidRPr="00F56090">
        <w:fldChar w:fldCharType="begin"/>
      </w:r>
      <w:r w:rsidR="001F33B8" w:rsidRPr="00F56090">
        <w:instrText xml:space="preserve"> REF _Ref365313739 \h </w:instrText>
      </w:r>
      <w:r w:rsidR="003B377C" w:rsidRPr="00F56090">
        <w:fldChar w:fldCharType="separate"/>
      </w:r>
      <w:ins w:id="929" w:author="作者">
        <w:r w:rsidR="003B66E7" w:rsidRPr="00F56090">
          <w:t xml:space="preserve">Figure </w:t>
        </w:r>
        <w:r w:rsidR="003B66E7">
          <w:rPr>
            <w:noProof/>
          </w:rPr>
          <w:t>15</w:t>
        </w:r>
      </w:ins>
      <w:del w:id="930" w:author="作者">
        <w:r w:rsidR="009D54F2" w:rsidRPr="00F56090" w:rsidDel="003B66E7">
          <w:delText xml:space="preserve">Figure </w:delText>
        </w:r>
        <w:r w:rsidR="009D54F2" w:rsidDel="003B66E7">
          <w:rPr>
            <w:noProof/>
          </w:rPr>
          <w:delText>9</w:delText>
        </w:r>
      </w:del>
      <w:r w:rsidR="003B377C" w:rsidRPr="00F56090">
        <w:fldChar w:fldCharType="end"/>
      </w:r>
      <w:r w:rsidR="001F33B8" w:rsidRPr="00F56090">
        <w:t>.</w:t>
      </w:r>
      <w:r w:rsidR="001648EE" w:rsidRPr="00F56090">
        <w:t xml:space="preserve"> </w:t>
      </w:r>
      <w:r w:rsidR="00B031D7" w:rsidRPr="00F56090">
        <w:t>The SINC filter also filters out inverter switching noise</w:t>
      </w:r>
      <w:r w:rsidR="00265C0D" w:rsidRPr="00F56090">
        <w:t>,</w:t>
      </w:r>
      <w:r w:rsidR="00B031D7" w:rsidRPr="00F56090">
        <w:t xml:space="preserve"> as shown in </w:t>
      </w:r>
      <w:r w:rsidR="003B377C" w:rsidRPr="00F56090">
        <w:fldChar w:fldCharType="begin"/>
      </w:r>
      <w:r w:rsidR="00B031D7" w:rsidRPr="00F56090">
        <w:instrText xml:space="preserve"> REF _Ref365314335 \h </w:instrText>
      </w:r>
      <w:r w:rsidR="003B377C" w:rsidRPr="00F56090">
        <w:fldChar w:fldCharType="separate"/>
      </w:r>
      <w:ins w:id="931" w:author="作者">
        <w:r w:rsidR="003B66E7" w:rsidRPr="00F56090">
          <w:t xml:space="preserve">Figure </w:t>
        </w:r>
        <w:r w:rsidR="003B66E7">
          <w:rPr>
            <w:noProof/>
          </w:rPr>
          <w:t>16</w:t>
        </w:r>
      </w:ins>
      <w:del w:id="932" w:author="作者">
        <w:r w:rsidR="009D54F2" w:rsidRPr="00F56090" w:rsidDel="003B66E7">
          <w:delText xml:space="preserve">Figure </w:delText>
        </w:r>
        <w:r w:rsidR="009D54F2" w:rsidDel="003B66E7">
          <w:rPr>
            <w:noProof/>
          </w:rPr>
          <w:delText>10</w:delText>
        </w:r>
      </w:del>
      <w:r w:rsidR="003B377C" w:rsidRPr="00F56090">
        <w:fldChar w:fldCharType="end"/>
      </w:r>
      <w:r w:rsidR="00B031D7" w:rsidRPr="00F56090">
        <w:t>. In this figure, a 10</w:t>
      </w:r>
      <w:r w:rsidR="00265C0D" w:rsidRPr="00F56090">
        <w:t xml:space="preserve"> </w:t>
      </w:r>
      <w:r w:rsidR="00B031D7" w:rsidRPr="00F56090">
        <w:t xml:space="preserve">A peak test </w:t>
      </w:r>
      <w:r w:rsidR="00B031D7" w:rsidRPr="00F56090">
        <w:lastRenderedPageBreak/>
        <w:t>waveform has injected 16</w:t>
      </w:r>
      <w:r w:rsidR="00265C0D" w:rsidRPr="00F56090">
        <w:t xml:space="preserve"> </w:t>
      </w:r>
      <w:r w:rsidR="00B031D7" w:rsidRPr="00F56090">
        <w:t>A noise pulses of 1.5</w:t>
      </w:r>
      <w:r w:rsidR="00A558ED" w:rsidRPr="00F56090">
        <w:t xml:space="preserve"> µ</w:t>
      </w:r>
      <w:r w:rsidR="00B031D7" w:rsidRPr="00F56090">
        <w:t xml:space="preserve">s duration and </w:t>
      </w:r>
      <w:r w:rsidR="00B031D7" w:rsidRPr="00232491">
        <w:rPr>
          <w:spacing w:val="-4"/>
        </w:rPr>
        <w:t>16</w:t>
      </w:r>
      <w:r w:rsidR="00232491" w:rsidRPr="00232491">
        <w:rPr>
          <w:spacing w:val="-4"/>
        </w:rPr>
        <w:t> </w:t>
      </w:r>
      <w:r w:rsidR="00B031D7" w:rsidRPr="00232491">
        <w:rPr>
          <w:spacing w:val="-4"/>
        </w:rPr>
        <w:t>A overload pulses of 40</w:t>
      </w:r>
      <w:r w:rsidR="00A558ED" w:rsidRPr="00232491">
        <w:rPr>
          <w:spacing w:val="-4"/>
        </w:rPr>
        <w:t xml:space="preserve"> µ</w:t>
      </w:r>
      <w:r w:rsidR="00B031D7" w:rsidRPr="00232491">
        <w:rPr>
          <w:spacing w:val="-4"/>
        </w:rPr>
        <w:t>s duration. The filter rejects the short noise pulses</w:t>
      </w:r>
      <w:r w:rsidR="00265C0D" w:rsidRPr="00232491">
        <w:rPr>
          <w:spacing w:val="-4"/>
        </w:rPr>
        <w:t>,</w:t>
      </w:r>
      <w:r w:rsidR="00B031D7" w:rsidRPr="00232491">
        <w:rPr>
          <w:spacing w:val="-4"/>
        </w:rPr>
        <w:t xml:space="preserve"> but the circuit detects the 16</w:t>
      </w:r>
      <w:r w:rsidR="00265C0D" w:rsidRPr="00232491">
        <w:rPr>
          <w:spacing w:val="-4"/>
        </w:rPr>
        <w:t xml:space="preserve"> </w:t>
      </w:r>
      <w:r w:rsidR="00B031D7" w:rsidRPr="00232491">
        <w:rPr>
          <w:spacing w:val="-4"/>
        </w:rPr>
        <w:t>A overload pulses.</w:t>
      </w:r>
      <w:r w:rsidR="00D62046" w:rsidRPr="00232491">
        <w:rPr>
          <w:spacing w:val="-4"/>
        </w:rPr>
        <w:t xml:space="preserve"> The</w:t>
      </w:r>
      <w:r w:rsidR="00D62046" w:rsidRPr="00F56090">
        <w:t xml:space="preserve"> maximum and minimum trip levels in this test are at </w:t>
      </w:r>
      <w:r w:rsidR="00B02B36" w:rsidRPr="00F56090">
        <w:t xml:space="preserve">secondary SINC outputs corresponding to </w:t>
      </w:r>
      <w:r w:rsidR="00D62046" w:rsidRPr="00F56090">
        <w:t>±16</w:t>
      </w:r>
      <w:r w:rsidR="00265C0D" w:rsidRPr="00F56090">
        <w:t xml:space="preserve"> </w:t>
      </w:r>
      <w:r w:rsidR="00D62046" w:rsidRPr="00F56090">
        <w:t>A.</w:t>
      </w:r>
    </w:p>
    <w:p w:rsidR="00B02B36" w:rsidRPr="00F56090" w:rsidRDefault="001648EE" w:rsidP="00153E75">
      <w:r w:rsidRPr="00F56090">
        <w:t>A faster response is possible at a lower decimation rate</w:t>
      </w:r>
      <w:r w:rsidR="00265C0D" w:rsidRPr="00F56090">
        <w:t>,</w:t>
      </w:r>
      <w:r w:rsidRPr="00F56090">
        <w:t xml:space="preserve"> but as seen </w:t>
      </w:r>
      <w:r w:rsidR="00D62046" w:rsidRPr="00F56090">
        <w:t xml:space="preserve">from </w:t>
      </w:r>
      <w:r w:rsidR="003B377C" w:rsidRPr="00F56090">
        <w:fldChar w:fldCharType="begin"/>
      </w:r>
      <w:r w:rsidR="00D62046" w:rsidRPr="00F56090">
        <w:instrText xml:space="preserve"> REF _Ref365990643 \h </w:instrText>
      </w:r>
      <w:r w:rsidR="003B377C" w:rsidRPr="00F56090">
        <w:fldChar w:fldCharType="separate"/>
      </w:r>
      <w:ins w:id="933" w:author="作者">
        <w:r w:rsidR="003B66E7" w:rsidRPr="00F56090">
          <w:t xml:space="preserve">Figure </w:t>
        </w:r>
        <w:r w:rsidR="003B66E7">
          <w:rPr>
            <w:noProof/>
          </w:rPr>
          <w:t>17</w:t>
        </w:r>
      </w:ins>
      <w:del w:id="934" w:author="作者">
        <w:r w:rsidR="007F7FC2" w:rsidRPr="00F56090" w:rsidDel="003B66E7">
          <w:delText>Figure</w:delText>
        </w:r>
      </w:del>
      <w:ins w:id="935" w:author="作者">
        <w:del w:id="936" w:author="作者">
          <w:r w:rsidR="007F7FC2" w:rsidRPr="00F56090" w:rsidDel="003B66E7">
            <w:delText xml:space="preserve"> </w:delText>
          </w:r>
          <w:r w:rsidR="007F7FC2" w:rsidDel="003B66E7">
            <w:rPr>
              <w:noProof/>
            </w:rPr>
            <w:delText>17</w:delText>
          </w:r>
        </w:del>
      </w:ins>
      <w:del w:id="937" w:author="作者">
        <w:r w:rsidR="009D54F2" w:rsidRPr="00F56090" w:rsidDel="003B66E7">
          <w:delText xml:space="preserve">Figure </w:delText>
        </w:r>
        <w:r w:rsidR="009D54F2" w:rsidDel="003B66E7">
          <w:rPr>
            <w:noProof/>
          </w:rPr>
          <w:delText>11</w:delText>
        </w:r>
      </w:del>
      <w:r w:rsidR="003B377C" w:rsidRPr="00F56090">
        <w:fldChar w:fldCharType="end"/>
      </w:r>
      <w:r w:rsidR="00265C0D" w:rsidRPr="00F56090">
        <w:t>,</w:t>
      </w:r>
      <w:r w:rsidR="003C5DCC" w:rsidRPr="00F56090">
        <w:t xml:space="preserve"> </w:t>
      </w:r>
      <w:r w:rsidR="00D62046" w:rsidRPr="00F56090">
        <w:t xml:space="preserve">the secondary SINC output exceeds the trip levels </w:t>
      </w:r>
      <w:r w:rsidR="00B02B36" w:rsidRPr="00F56090">
        <w:t>even for a simple sinusoidal test current of ±10</w:t>
      </w:r>
      <w:r w:rsidR="00265C0D" w:rsidRPr="00F56090">
        <w:t xml:space="preserve"> </w:t>
      </w:r>
      <w:r w:rsidR="00B02B36" w:rsidRPr="00F56090">
        <w:t xml:space="preserve">A. The higher SINC </w:t>
      </w:r>
      <w:r w:rsidR="00D62046" w:rsidRPr="00F56090">
        <w:t xml:space="preserve">filter </w:t>
      </w:r>
      <w:r w:rsidR="00153E75" w:rsidRPr="00F56090">
        <w:t xml:space="preserve">noise at a decimation rate of </w:t>
      </w:r>
      <w:r w:rsidR="007223DE" w:rsidRPr="00F56090">
        <w:t>5</w:t>
      </w:r>
      <w:r w:rsidR="00153E75" w:rsidRPr="00F56090">
        <w:t xml:space="preserve"> generates</w:t>
      </w:r>
      <w:r w:rsidR="00B02B36" w:rsidRPr="00F56090">
        <w:t xml:space="preserve"> multiple false trip signals. </w:t>
      </w:r>
      <w:r w:rsidR="003B377C" w:rsidRPr="00F56090">
        <w:fldChar w:fldCharType="begin"/>
      </w:r>
      <w:r w:rsidRPr="00F56090">
        <w:instrText xml:space="preserve"> REF _Ref365314471 \h </w:instrText>
      </w:r>
      <w:r w:rsidR="003B377C" w:rsidRPr="00F56090">
        <w:fldChar w:fldCharType="separate"/>
      </w:r>
      <w:ins w:id="938" w:author="作者">
        <w:r w:rsidR="007F7FC2" w:rsidRPr="00F56090">
          <w:t xml:space="preserve">Figure </w:t>
        </w:r>
        <w:r w:rsidR="007F7FC2">
          <w:rPr>
            <w:noProof/>
          </w:rPr>
          <w:t>18</w:t>
        </w:r>
      </w:ins>
      <w:del w:id="939" w:author="作者">
        <w:r w:rsidR="009D54F2" w:rsidRPr="00F56090" w:rsidDel="007F7FC2">
          <w:delText xml:space="preserve">Figure </w:delText>
        </w:r>
        <w:r w:rsidR="009D54F2" w:rsidDel="007F7FC2">
          <w:rPr>
            <w:noProof/>
          </w:rPr>
          <w:delText>12</w:delText>
        </w:r>
      </w:del>
      <w:r w:rsidR="003B377C" w:rsidRPr="00F56090">
        <w:fldChar w:fldCharType="end"/>
      </w:r>
      <w:r w:rsidRPr="00F56090">
        <w:t xml:space="preserve"> i</w:t>
      </w:r>
      <w:r w:rsidR="00A76149" w:rsidRPr="00F56090">
        <w:t>llustrates the SNR at high</w:t>
      </w:r>
      <w:r w:rsidR="00B02B36" w:rsidRPr="00F56090">
        <w:t xml:space="preserve"> (10)</w:t>
      </w:r>
      <w:r w:rsidR="00A76149" w:rsidRPr="00F56090">
        <w:t xml:space="preserve"> and low</w:t>
      </w:r>
      <w:r w:rsidRPr="00F56090">
        <w:t xml:space="preserve"> </w:t>
      </w:r>
      <w:r w:rsidR="00B02B36" w:rsidRPr="00F56090">
        <w:t xml:space="preserve">(5) </w:t>
      </w:r>
      <w:r w:rsidRPr="00F56090">
        <w:t>decimation rates</w:t>
      </w:r>
      <w:r w:rsidR="00B02B36" w:rsidRPr="00F56090">
        <w:t xml:space="preserve"> and the noise margin for the trip signal.</w:t>
      </w:r>
    </w:p>
    <w:p w:rsidR="00543AFE" w:rsidRPr="00F56090" w:rsidRDefault="00153E75" w:rsidP="00EB106E">
      <w:r w:rsidRPr="00F56090">
        <w:t>The secondary output</w:t>
      </w:r>
      <w:r w:rsidR="00B02B36" w:rsidRPr="00F56090">
        <w:t xml:space="preserve"> glitch filter </w:t>
      </w:r>
      <w:r w:rsidRPr="00F56090">
        <w:t>rejects short</w:t>
      </w:r>
      <w:r w:rsidR="00B02B36" w:rsidRPr="00F56090">
        <w:t xml:space="preserve"> overload trips </w:t>
      </w:r>
      <w:r w:rsidRPr="00F56090">
        <w:t>by eliminating trips with duration</w:t>
      </w:r>
      <w:r w:rsidR="009450AF" w:rsidRPr="00F56090">
        <w:t>s</w:t>
      </w:r>
      <w:r w:rsidRPr="00F56090">
        <w:t xml:space="preserve"> less than a minimum count </w:t>
      </w:r>
      <w:r w:rsidRPr="00232491">
        <w:rPr>
          <w:spacing w:val="-4"/>
        </w:rPr>
        <w:t xml:space="preserve">(LCNT) with a trip count window (WCNT). </w:t>
      </w:r>
      <w:fldSimple w:instr=" REF _Ref365315125 \h  \* MERGEFORMAT ">
        <w:ins w:id="940" w:author="作者">
          <w:r w:rsidR="003B377C" w:rsidRPr="003B377C">
            <w:rPr>
              <w:spacing w:val="-4"/>
              <w:rPrChange w:id="941" w:author="作者">
                <w:rPr/>
              </w:rPrChange>
            </w:rPr>
            <w:t xml:space="preserve">Figure </w:t>
          </w:r>
          <w:r w:rsidR="003B377C" w:rsidRPr="003B377C">
            <w:rPr>
              <w:noProof/>
              <w:spacing w:val="-4"/>
              <w:rPrChange w:id="942" w:author="作者">
                <w:rPr>
                  <w:noProof/>
                </w:rPr>
              </w:rPrChange>
            </w:rPr>
            <w:t>19</w:t>
          </w:r>
        </w:ins>
        <w:del w:id="943" w:author="作者">
          <w:r w:rsidR="009D54F2" w:rsidRPr="009D54F2" w:rsidDel="007F7FC2">
            <w:rPr>
              <w:spacing w:val="-4"/>
            </w:rPr>
            <w:delText xml:space="preserve">Figure </w:delText>
          </w:r>
          <w:r w:rsidR="009D54F2" w:rsidRPr="009D54F2" w:rsidDel="007F7FC2">
            <w:rPr>
              <w:noProof/>
              <w:spacing w:val="-4"/>
            </w:rPr>
            <w:delText>13</w:delText>
          </w:r>
        </w:del>
      </w:fldSimple>
      <w:r w:rsidR="00543AFE" w:rsidRPr="00232491">
        <w:rPr>
          <w:spacing w:val="-4"/>
        </w:rPr>
        <w:t xml:space="preserve"> illustrates </w:t>
      </w:r>
      <w:r w:rsidR="00543AFE" w:rsidRPr="00F56090">
        <w:t xml:space="preserve">how the glitch filter eliminates the spurious overload </w:t>
      </w:r>
      <w:r w:rsidR="009450AF" w:rsidRPr="00F56090">
        <w:t>that is triggered</w:t>
      </w:r>
      <w:r w:rsidR="00543AFE" w:rsidRPr="00F56090">
        <w:t xml:space="preserve"> </w:t>
      </w:r>
      <w:r w:rsidRPr="00F56090">
        <w:t xml:space="preserve">when the decimation rate is </w:t>
      </w:r>
      <w:r w:rsidR="007223DE" w:rsidRPr="00F56090">
        <w:t>5</w:t>
      </w:r>
      <w:r w:rsidR="009450AF" w:rsidRPr="00F56090">
        <w:t>; however,</w:t>
      </w:r>
      <w:r w:rsidR="00543AFE" w:rsidRPr="00F56090">
        <w:t xml:space="preserve"> there is an additional three</w:t>
      </w:r>
      <w:r w:rsidR="009450AF" w:rsidRPr="00F56090">
        <w:t xml:space="preserve"> </w:t>
      </w:r>
      <w:r w:rsidR="00543AFE" w:rsidRPr="00F56090">
        <w:t xml:space="preserve">cycle delay in the </w:t>
      </w:r>
      <w:r w:rsidR="00A76149" w:rsidRPr="00F56090">
        <w:t>response time. T</w:t>
      </w:r>
      <w:r w:rsidR="009450AF" w:rsidRPr="00F56090">
        <w:t xml:space="preserve">herefore, </w:t>
      </w:r>
      <w:r w:rsidR="009450AF" w:rsidRPr="00232491">
        <w:rPr>
          <w:spacing w:val="-4"/>
        </w:rPr>
        <w:t>t</w:t>
      </w:r>
      <w:r w:rsidR="00A76149" w:rsidRPr="00232491">
        <w:rPr>
          <w:spacing w:val="-4"/>
        </w:rPr>
        <w:t>h</w:t>
      </w:r>
      <w:r w:rsidR="00543AFE" w:rsidRPr="00232491">
        <w:rPr>
          <w:spacing w:val="-4"/>
        </w:rPr>
        <w:t xml:space="preserve">ere is no </w:t>
      </w:r>
      <w:r w:rsidR="00A76149" w:rsidRPr="00232491">
        <w:rPr>
          <w:spacing w:val="-4"/>
        </w:rPr>
        <w:t>reduction in</w:t>
      </w:r>
      <w:r w:rsidR="00543AFE" w:rsidRPr="00232491">
        <w:rPr>
          <w:spacing w:val="-4"/>
        </w:rPr>
        <w:t xml:space="preserve"> response time from </w:t>
      </w:r>
      <w:r w:rsidR="00A76149" w:rsidRPr="00232491">
        <w:rPr>
          <w:spacing w:val="-4"/>
        </w:rPr>
        <w:t xml:space="preserve">the </w:t>
      </w:r>
      <w:r w:rsidR="00543AFE" w:rsidRPr="00232491">
        <w:rPr>
          <w:spacing w:val="-4"/>
        </w:rPr>
        <w:t>lower decimation</w:t>
      </w:r>
      <w:r w:rsidR="00543AFE" w:rsidRPr="00F56090">
        <w:t xml:space="preserve"> rate. </w:t>
      </w:r>
      <w:r w:rsidR="00A76149" w:rsidRPr="00F56090">
        <w:t xml:space="preserve">The figure </w:t>
      </w:r>
      <w:r w:rsidR="00211991" w:rsidRPr="00F56090">
        <w:t xml:space="preserve">illustrates the ability of the filter to reject short </w:t>
      </w:r>
      <w:r w:rsidR="00211991" w:rsidRPr="00232491">
        <w:rPr>
          <w:spacing w:val="-2"/>
        </w:rPr>
        <w:t>noise pulse</w:t>
      </w:r>
      <w:r w:rsidR="00E35D51" w:rsidRPr="00232491">
        <w:rPr>
          <w:spacing w:val="-2"/>
        </w:rPr>
        <w:t>s</w:t>
      </w:r>
      <w:r w:rsidR="00211991" w:rsidRPr="00232491">
        <w:rPr>
          <w:spacing w:val="-2"/>
        </w:rPr>
        <w:t xml:space="preserve"> on the analog input. In this </w:t>
      </w:r>
      <w:r w:rsidR="00B031D7" w:rsidRPr="00232491">
        <w:rPr>
          <w:spacing w:val="-2"/>
        </w:rPr>
        <w:t>example,</w:t>
      </w:r>
      <w:r w:rsidR="00211991" w:rsidRPr="00232491">
        <w:rPr>
          <w:spacing w:val="-2"/>
        </w:rPr>
        <w:t xml:space="preserve"> the noise pulse</w:t>
      </w:r>
      <w:r w:rsidR="00211991" w:rsidRPr="00F56090">
        <w:t xml:space="preserve"> i</w:t>
      </w:r>
      <w:r w:rsidR="00E35D51" w:rsidRPr="00F56090">
        <w:t>s</w:t>
      </w:r>
      <w:r w:rsidR="00211991" w:rsidRPr="00F56090">
        <w:t xml:space="preserve"> 1</w:t>
      </w:r>
      <w:r w:rsidR="007223DE" w:rsidRPr="00F56090">
        <w:t>.5</w:t>
      </w:r>
      <w:r w:rsidR="00BF16FE" w:rsidRPr="00F56090">
        <w:t xml:space="preserve"> µ</w:t>
      </w:r>
      <w:r w:rsidR="00211991" w:rsidRPr="00F56090">
        <w:t>s in duration.</w:t>
      </w:r>
    </w:p>
    <w:p w:rsidR="00D30B9C" w:rsidRPr="00F56090" w:rsidRDefault="00D30B9C" w:rsidP="00BE355F">
      <w:r w:rsidRPr="00F56090">
        <w:t>The secondary SINC</w:t>
      </w:r>
      <w:r w:rsidR="00B230BF" w:rsidRPr="00F56090">
        <w:t xml:space="preserve"> filter</w:t>
      </w:r>
      <w:r w:rsidRPr="00F56090">
        <w:t xml:space="preserve"> includes a set of history buffers that capture the eight most recent data samples before a trip </w:t>
      </w:r>
      <w:r w:rsidR="009450AF" w:rsidRPr="00F56090">
        <w:t xml:space="preserve">is generated </w:t>
      </w:r>
      <w:r w:rsidRPr="00F56090">
        <w:t>for diagnostic purposes. The data in the history registers are accesse</w:t>
      </w:r>
      <w:r w:rsidR="009450AF" w:rsidRPr="00F56090">
        <w:t>d</w:t>
      </w:r>
      <w:r w:rsidRPr="00F56090">
        <w:t xml:space="preserve"> directly through the device peripheral memory infrastructure.</w:t>
      </w:r>
    </w:p>
    <w:p w:rsidR="002D02A0" w:rsidRPr="00F56090" w:rsidRDefault="00AC71BB" w:rsidP="00F7078E">
      <w:pPr>
        <w:pStyle w:val="Figure"/>
      </w:pPr>
      <w:r w:rsidRPr="00F56090">
        <w:rPr>
          <w:noProof/>
          <w:lang w:eastAsia="zh-CN"/>
        </w:rPr>
        <w:drawing>
          <wp:inline distT="0" distB="0" distL="0" distR="0">
            <wp:extent cx="2816352" cy="2359152"/>
            <wp:effectExtent l="0" t="0" r="3175" b="3175"/>
            <wp:docPr id="28" name="Picture 28" descr="W:\WW_Datasheet\Work_In_Progress\AN-1265\Editor_Janeen_Labbe\EMFS_09242013\11801-00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WW_Datasheet\Work_In_Progress\AN-1265\Editor_Janeen_Labbe\EMFS_09242013\11801-009.emf"/>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6352" cy="2359152"/>
                    </a:xfrm>
                    <a:prstGeom prst="rect">
                      <a:avLst/>
                    </a:prstGeom>
                    <a:noFill/>
                    <a:ln>
                      <a:noFill/>
                    </a:ln>
                  </pic:spPr>
                </pic:pic>
              </a:graphicData>
            </a:graphic>
          </wp:inline>
        </w:drawing>
      </w:r>
    </w:p>
    <w:p w:rsidR="00C33158" w:rsidRPr="00F56090" w:rsidRDefault="00C33158" w:rsidP="00BF16FE">
      <w:pPr>
        <w:pStyle w:val="a5"/>
      </w:pPr>
      <w:bookmarkStart w:id="944" w:name="_Ref365313739"/>
      <w:r w:rsidRPr="00F56090">
        <w:t xml:space="preserve">Figure </w:t>
      </w:r>
      <w:r w:rsidR="003B377C">
        <w:fldChar w:fldCharType="begin"/>
      </w:r>
      <w:r w:rsidR="000B2502">
        <w:instrText xml:space="preserve"> SEQ Figure \* ARABIC </w:instrText>
      </w:r>
      <w:r w:rsidR="003B377C">
        <w:fldChar w:fldCharType="separate"/>
      </w:r>
      <w:ins w:id="945" w:author="作者">
        <w:r w:rsidR="00461D6B">
          <w:rPr>
            <w:noProof/>
          </w:rPr>
          <w:t>15</w:t>
        </w:r>
        <w:del w:id="946" w:author="作者">
          <w:r w:rsidR="009C03EB" w:rsidDel="00461D6B">
            <w:rPr>
              <w:noProof/>
            </w:rPr>
            <w:delText>10</w:delText>
          </w:r>
        </w:del>
      </w:ins>
      <w:del w:id="947" w:author="作者">
        <w:r w:rsidR="009D54F2" w:rsidDel="00461D6B">
          <w:rPr>
            <w:noProof/>
          </w:rPr>
          <w:delText>9</w:delText>
        </w:r>
      </w:del>
      <w:r w:rsidR="003B377C">
        <w:rPr>
          <w:noProof/>
        </w:rPr>
        <w:fldChar w:fldCharType="end"/>
      </w:r>
      <w:bookmarkEnd w:id="944"/>
      <w:r w:rsidR="00BF16FE" w:rsidRPr="00F56090">
        <w:t>.</w:t>
      </w:r>
      <w:r w:rsidRPr="00F56090">
        <w:t xml:space="preserve"> </w:t>
      </w:r>
      <w:r w:rsidR="00AF1782" w:rsidRPr="00F56090">
        <w:t xml:space="preserve">Secondary </w:t>
      </w:r>
      <w:r w:rsidR="00BF16FE" w:rsidRPr="00F56090">
        <w:t>Filter Overload Detection</w:t>
      </w:r>
    </w:p>
    <w:p w:rsidR="00C33158" w:rsidRPr="00F56090" w:rsidRDefault="00AC71BB" w:rsidP="00F7078E">
      <w:pPr>
        <w:pStyle w:val="Figure"/>
      </w:pPr>
      <w:r w:rsidRPr="00F56090">
        <w:rPr>
          <w:noProof/>
          <w:lang w:eastAsia="zh-CN"/>
        </w:rPr>
        <w:lastRenderedPageBreak/>
        <w:drawing>
          <wp:inline distT="0" distB="0" distL="0" distR="0">
            <wp:extent cx="2788920" cy="3383280"/>
            <wp:effectExtent l="0" t="0" r="0" b="7620"/>
            <wp:docPr id="29" name="Picture 29" descr="W:\WW_Datasheet\Work_In_Progress\AN-1265\Editor_Janeen_Labbe\EMFS_09242013\11801-0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WW_Datasheet\Work_In_Progress\AN-1265\Editor_Janeen_Labbe\EMFS_09242013\11801-010.emf"/>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920" cy="3383280"/>
                    </a:xfrm>
                    <a:prstGeom prst="rect">
                      <a:avLst/>
                    </a:prstGeom>
                    <a:noFill/>
                    <a:ln>
                      <a:noFill/>
                    </a:ln>
                  </pic:spPr>
                </pic:pic>
              </a:graphicData>
            </a:graphic>
          </wp:inline>
        </w:drawing>
      </w:r>
    </w:p>
    <w:p w:rsidR="00C33158" w:rsidRPr="00F56090" w:rsidRDefault="00C33158" w:rsidP="00BF16FE">
      <w:pPr>
        <w:pStyle w:val="a5"/>
      </w:pPr>
      <w:bookmarkStart w:id="948" w:name="_Ref365314335"/>
      <w:r w:rsidRPr="00F56090">
        <w:t xml:space="preserve">Figure </w:t>
      </w:r>
      <w:r w:rsidR="003B377C">
        <w:fldChar w:fldCharType="begin"/>
      </w:r>
      <w:r w:rsidR="000B2502">
        <w:instrText xml:space="preserve"> SEQ Figure \* ARABIC </w:instrText>
      </w:r>
      <w:r w:rsidR="003B377C">
        <w:fldChar w:fldCharType="separate"/>
      </w:r>
      <w:ins w:id="949" w:author="作者">
        <w:r w:rsidR="00461D6B">
          <w:rPr>
            <w:noProof/>
          </w:rPr>
          <w:t>16</w:t>
        </w:r>
        <w:del w:id="950" w:author="作者">
          <w:r w:rsidR="009C03EB" w:rsidDel="00461D6B">
            <w:rPr>
              <w:noProof/>
            </w:rPr>
            <w:delText>11</w:delText>
          </w:r>
        </w:del>
      </w:ins>
      <w:del w:id="951" w:author="作者">
        <w:r w:rsidR="009D54F2" w:rsidDel="00461D6B">
          <w:rPr>
            <w:noProof/>
          </w:rPr>
          <w:delText>10</w:delText>
        </w:r>
      </w:del>
      <w:r w:rsidR="003B377C">
        <w:rPr>
          <w:noProof/>
        </w:rPr>
        <w:fldChar w:fldCharType="end"/>
      </w:r>
      <w:bookmarkEnd w:id="948"/>
      <w:r w:rsidR="00BF16FE" w:rsidRPr="00F56090">
        <w:t>.</w:t>
      </w:r>
      <w:r w:rsidRPr="00F56090">
        <w:t xml:space="preserve"> </w:t>
      </w:r>
      <w:r w:rsidR="001F33B8" w:rsidRPr="00F56090">
        <w:t>Overload</w:t>
      </w:r>
      <w:r w:rsidR="00AE504C" w:rsidRPr="00F56090">
        <w:t xml:space="preserve"> </w:t>
      </w:r>
      <w:r w:rsidR="00BF16FE" w:rsidRPr="00F56090">
        <w:t xml:space="preserve">Detection </w:t>
      </w:r>
      <w:r w:rsidR="001F33B8" w:rsidRPr="00F56090">
        <w:t xml:space="preserve">with </w:t>
      </w:r>
      <w:r w:rsidR="00BF16FE" w:rsidRPr="00F56090">
        <w:t xml:space="preserve">Decimation Rate </w:t>
      </w:r>
      <w:r w:rsidR="001F33B8" w:rsidRPr="00F56090">
        <w:t xml:space="preserve">of </w:t>
      </w:r>
      <w:r w:rsidR="00B031D7" w:rsidRPr="00F56090">
        <w:t>10</w:t>
      </w:r>
    </w:p>
    <w:p w:rsidR="00D62046" w:rsidRPr="00F56090" w:rsidRDefault="00AC71BB" w:rsidP="00F7078E">
      <w:pPr>
        <w:pStyle w:val="Figure"/>
      </w:pPr>
      <w:r w:rsidRPr="00F56090">
        <w:rPr>
          <w:noProof/>
          <w:lang w:eastAsia="zh-CN"/>
        </w:rPr>
        <w:drawing>
          <wp:inline distT="0" distB="0" distL="0" distR="0">
            <wp:extent cx="2788920" cy="3383280"/>
            <wp:effectExtent l="0" t="0" r="0" b="7620"/>
            <wp:docPr id="30" name="Picture 30" descr="W:\WW_Datasheet\Work_In_Progress\AN-1265\Editor_Janeen_Labbe\EMFS_09242013\11801-0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WW_Datasheet\Work_In_Progress\AN-1265\Editor_Janeen_Labbe\EMFS_09242013\11801-011.emf"/>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920" cy="3383280"/>
                    </a:xfrm>
                    <a:prstGeom prst="rect">
                      <a:avLst/>
                    </a:prstGeom>
                    <a:noFill/>
                    <a:ln>
                      <a:noFill/>
                    </a:ln>
                  </pic:spPr>
                </pic:pic>
              </a:graphicData>
            </a:graphic>
          </wp:inline>
        </w:drawing>
      </w:r>
    </w:p>
    <w:p w:rsidR="00D62046" w:rsidRPr="00F56090" w:rsidRDefault="00D62046" w:rsidP="00BF16FE">
      <w:pPr>
        <w:pStyle w:val="a5"/>
      </w:pPr>
      <w:bookmarkStart w:id="952" w:name="_Ref365990643"/>
      <w:r w:rsidRPr="00F56090">
        <w:t xml:space="preserve">Figure </w:t>
      </w:r>
      <w:r w:rsidR="003B377C">
        <w:fldChar w:fldCharType="begin"/>
      </w:r>
      <w:r w:rsidR="000B2502">
        <w:instrText xml:space="preserve"> SEQ Figure \* ARABIC </w:instrText>
      </w:r>
      <w:r w:rsidR="003B377C">
        <w:fldChar w:fldCharType="separate"/>
      </w:r>
      <w:ins w:id="953" w:author="作者">
        <w:r w:rsidR="00461D6B">
          <w:rPr>
            <w:noProof/>
          </w:rPr>
          <w:t>17</w:t>
        </w:r>
        <w:del w:id="954" w:author="作者">
          <w:r w:rsidR="009C03EB" w:rsidDel="00461D6B">
            <w:rPr>
              <w:noProof/>
            </w:rPr>
            <w:delText>12</w:delText>
          </w:r>
        </w:del>
      </w:ins>
      <w:del w:id="955" w:author="作者">
        <w:r w:rsidR="009D54F2" w:rsidDel="00461D6B">
          <w:rPr>
            <w:noProof/>
          </w:rPr>
          <w:delText>11</w:delText>
        </w:r>
      </w:del>
      <w:r w:rsidR="003B377C">
        <w:rPr>
          <w:noProof/>
        </w:rPr>
        <w:fldChar w:fldCharType="end"/>
      </w:r>
      <w:bookmarkEnd w:id="952"/>
      <w:r w:rsidR="00BF16FE" w:rsidRPr="00F56090">
        <w:t>.</w:t>
      </w:r>
      <w:r w:rsidRPr="00F56090">
        <w:t xml:space="preserve"> False </w:t>
      </w:r>
      <w:r w:rsidR="00BF16FE" w:rsidRPr="00F56090">
        <w:t xml:space="preserve">Overloads Detected </w:t>
      </w:r>
      <w:r w:rsidRPr="00F56090">
        <w:t xml:space="preserve">with </w:t>
      </w:r>
      <w:r w:rsidR="00BF16FE" w:rsidRPr="00F56090">
        <w:t xml:space="preserve">Decimation Rate </w:t>
      </w:r>
      <w:r w:rsidRPr="00F56090">
        <w:t>of 5</w:t>
      </w:r>
    </w:p>
    <w:p w:rsidR="00AC71BB" w:rsidRPr="00F56090" w:rsidRDefault="000C19B3" w:rsidP="00AC71BB">
      <w:pPr>
        <w:pStyle w:val="Figure"/>
      </w:pPr>
      <w:bookmarkStart w:id="956" w:name="OLE_LINK1"/>
      <w:bookmarkStart w:id="957" w:name="OLE_LINK2"/>
      <w:r w:rsidRPr="00F56090">
        <w:rPr>
          <w:noProof/>
          <w:lang w:eastAsia="zh-CN"/>
        </w:rPr>
        <w:lastRenderedPageBreak/>
        <w:drawing>
          <wp:inline distT="0" distB="0" distL="0" distR="0">
            <wp:extent cx="2788920" cy="2359152"/>
            <wp:effectExtent l="0" t="0" r="0" b="3175"/>
            <wp:docPr id="34" name="Picture 34" descr="W:\WW_Datasheet\Work_In_Progress\AN-1265\Editor_Janeen_Labbe\EMFS_09242013\11801-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WW_Datasheet\Work_In_Progress\AN-1265\Editor_Janeen_Labbe\EMFS_09242013\11801-012.emf"/>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920" cy="2359152"/>
                    </a:xfrm>
                    <a:prstGeom prst="rect">
                      <a:avLst/>
                    </a:prstGeom>
                    <a:noFill/>
                    <a:ln>
                      <a:noFill/>
                    </a:ln>
                  </pic:spPr>
                </pic:pic>
              </a:graphicData>
            </a:graphic>
          </wp:inline>
        </w:drawing>
      </w:r>
    </w:p>
    <w:p w:rsidR="00C33158" w:rsidRPr="00F56090" w:rsidRDefault="00C33158" w:rsidP="00BF16FE">
      <w:pPr>
        <w:pStyle w:val="a5"/>
      </w:pPr>
      <w:bookmarkStart w:id="958" w:name="_Ref365314471"/>
      <w:r w:rsidRPr="00F56090">
        <w:t xml:space="preserve">Figure </w:t>
      </w:r>
      <w:r w:rsidR="003B377C">
        <w:fldChar w:fldCharType="begin"/>
      </w:r>
      <w:r w:rsidR="000B2502">
        <w:instrText xml:space="preserve"> SEQ Figure \* ARABIC </w:instrText>
      </w:r>
      <w:r w:rsidR="003B377C">
        <w:fldChar w:fldCharType="separate"/>
      </w:r>
      <w:ins w:id="959" w:author="作者">
        <w:r w:rsidR="00461D6B">
          <w:rPr>
            <w:noProof/>
          </w:rPr>
          <w:t>18</w:t>
        </w:r>
        <w:del w:id="960" w:author="作者">
          <w:r w:rsidR="009C03EB" w:rsidDel="00461D6B">
            <w:rPr>
              <w:noProof/>
            </w:rPr>
            <w:delText>13</w:delText>
          </w:r>
        </w:del>
      </w:ins>
      <w:del w:id="961" w:author="作者">
        <w:r w:rsidR="009D54F2" w:rsidDel="00461D6B">
          <w:rPr>
            <w:noProof/>
          </w:rPr>
          <w:delText>12</w:delText>
        </w:r>
      </w:del>
      <w:r w:rsidR="003B377C">
        <w:rPr>
          <w:noProof/>
        </w:rPr>
        <w:fldChar w:fldCharType="end"/>
      </w:r>
      <w:bookmarkEnd w:id="958"/>
      <w:r w:rsidR="00BF16FE" w:rsidRPr="00F56090">
        <w:t>.</w:t>
      </w:r>
      <w:r w:rsidRPr="00F56090">
        <w:t xml:space="preserve"> Secondary </w:t>
      </w:r>
      <w:r w:rsidR="00BF16FE" w:rsidRPr="00F56090">
        <w:t xml:space="preserve">Filter Gain Curves </w:t>
      </w:r>
      <w:r w:rsidR="00B067EB" w:rsidRPr="00F56090">
        <w:t xml:space="preserve">for </w:t>
      </w:r>
      <w:r w:rsidR="00BF16FE" w:rsidRPr="00F56090">
        <w:t xml:space="preserve">Decimations </w:t>
      </w:r>
      <w:r w:rsidR="00B067EB" w:rsidRPr="00F56090">
        <w:t>of 5 and 10</w:t>
      </w:r>
    </w:p>
    <w:p w:rsidR="00543AFE" w:rsidRPr="00F56090" w:rsidRDefault="00AC71BB" w:rsidP="00F7078E">
      <w:pPr>
        <w:pStyle w:val="Figure"/>
      </w:pPr>
      <w:r w:rsidRPr="00F56090">
        <w:rPr>
          <w:noProof/>
          <w:lang w:eastAsia="zh-CN"/>
        </w:rPr>
        <w:drawing>
          <wp:inline distT="0" distB="0" distL="0" distR="0">
            <wp:extent cx="2788920" cy="2322576"/>
            <wp:effectExtent l="0" t="0" r="0" b="1905"/>
            <wp:docPr id="32" name="Picture 32" descr="W:\WW_Datasheet\Work_In_Progress\AN-1265\Editor_Janeen_Labbe\EMFS_09242013\11801-0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WW_Datasheet\Work_In_Progress\AN-1265\Editor_Janeen_Labbe\EMFS_09242013\11801-013.emf"/>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920" cy="2322576"/>
                    </a:xfrm>
                    <a:prstGeom prst="rect">
                      <a:avLst/>
                    </a:prstGeom>
                    <a:noFill/>
                    <a:ln>
                      <a:noFill/>
                    </a:ln>
                  </pic:spPr>
                </pic:pic>
              </a:graphicData>
            </a:graphic>
          </wp:inline>
        </w:drawing>
      </w:r>
    </w:p>
    <w:p w:rsidR="00543AFE" w:rsidRDefault="00543AFE" w:rsidP="00BF16FE">
      <w:pPr>
        <w:pStyle w:val="a5"/>
      </w:pPr>
      <w:bookmarkStart w:id="962" w:name="_Ref365315125"/>
      <w:r w:rsidRPr="00F56090">
        <w:t xml:space="preserve">Figure </w:t>
      </w:r>
      <w:r w:rsidR="003B377C">
        <w:fldChar w:fldCharType="begin"/>
      </w:r>
      <w:r w:rsidR="000B2502">
        <w:instrText xml:space="preserve"> SEQ Figure \* ARABIC </w:instrText>
      </w:r>
      <w:r w:rsidR="003B377C">
        <w:fldChar w:fldCharType="separate"/>
      </w:r>
      <w:ins w:id="963" w:author="作者">
        <w:r w:rsidR="00461D6B">
          <w:rPr>
            <w:noProof/>
          </w:rPr>
          <w:t>19</w:t>
        </w:r>
        <w:del w:id="964" w:author="作者">
          <w:r w:rsidR="009C03EB" w:rsidDel="00461D6B">
            <w:rPr>
              <w:noProof/>
            </w:rPr>
            <w:delText>14</w:delText>
          </w:r>
        </w:del>
      </w:ins>
      <w:del w:id="965" w:author="作者">
        <w:r w:rsidR="009D54F2" w:rsidDel="00461D6B">
          <w:rPr>
            <w:noProof/>
          </w:rPr>
          <w:delText>13</w:delText>
        </w:r>
      </w:del>
      <w:r w:rsidR="003B377C">
        <w:rPr>
          <w:noProof/>
        </w:rPr>
        <w:fldChar w:fldCharType="end"/>
      </w:r>
      <w:bookmarkEnd w:id="962"/>
      <w:r w:rsidR="00BF16FE" w:rsidRPr="00F56090">
        <w:t>.</w:t>
      </w:r>
      <w:r w:rsidRPr="00F56090">
        <w:t xml:space="preserve"> Overload </w:t>
      </w:r>
      <w:r w:rsidR="00BF16FE" w:rsidRPr="00F56090">
        <w:t xml:space="preserve">Detection </w:t>
      </w:r>
      <w:r w:rsidRPr="00F56090">
        <w:t xml:space="preserve">with </w:t>
      </w:r>
      <w:r w:rsidR="00BF16FE" w:rsidRPr="00F56090">
        <w:t xml:space="preserve">Decimation Rate </w:t>
      </w:r>
      <w:r w:rsidRPr="00F56090">
        <w:t xml:space="preserve">of 5 and </w:t>
      </w:r>
      <w:r w:rsidR="00BF16FE" w:rsidRPr="00F56090">
        <w:t xml:space="preserve">Glitch Filter </w:t>
      </w:r>
      <w:r w:rsidRPr="00F56090">
        <w:t xml:space="preserve">with WCNT </w:t>
      </w:r>
      <w:r w:rsidR="003406CE" w:rsidRPr="00F56090">
        <w:t xml:space="preserve">= 4 </w:t>
      </w:r>
      <w:r w:rsidRPr="00F56090">
        <w:t>and LCNT =</w:t>
      </w:r>
      <w:r w:rsidR="00BF16FE" w:rsidRPr="00F56090">
        <w:t xml:space="preserve"> </w:t>
      </w:r>
      <w:r w:rsidRPr="00F56090">
        <w:t>4</w:t>
      </w:r>
    </w:p>
    <w:p w:rsidR="00367BD3" w:rsidRPr="00367BD3" w:rsidRDefault="00367BD3" w:rsidP="00367BD3"/>
    <w:p w:rsidR="00F2020E" w:rsidRPr="00F56090" w:rsidRDefault="00F2020E" w:rsidP="00F2020E">
      <w:pPr>
        <w:pStyle w:val="31"/>
      </w:pPr>
      <w:r w:rsidRPr="00F56090">
        <w:lastRenderedPageBreak/>
        <w:t xml:space="preserve">Secondary </w:t>
      </w:r>
      <w:r w:rsidR="00BF16FE" w:rsidRPr="00F56090">
        <w:t xml:space="preserve">Filter Scaling </w:t>
      </w:r>
      <w:r w:rsidRPr="00F56090">
        <w:t xml:space="preserve">and </w:t>
      </w:r>
      <w:r w:rsidR="00BF16FE" w:rsidRPr="00F56090">
        <w:t>Trip Level</w:t>
      </w:r>
    </w:p>
    <w:p w:rsidR="00F2020E" w:rsidRPr="00F56090" w:rsidRDefault="00F2020E" w:rsidP="000C19B3">
      <w:pPr>
        <w:rPr>
          <w:spacing w:val="-4"/>
        </w:rPr>
      </w:pPr>
      <w:r w:rsidRPr="00F56090">
        <w:t>There is no extra output scaling on the secondary filters</w:t>
      </w:r>
      <w:r w:rsidR="009450AF" w:rsidRPr="00F56090">
        <w:t>; therefore,</w:t>
      </w:r>
      <w:r w:rsidRPr="00F56090">
        <w:t xml:space="preserve"> valid minimum and maximum values are within the range of </w:t>
      </w:r>
      <w:r w:rsidR="00796C4B" w:rsidRPr="00F56090">
        <w:t>0</w:t>
      </w:r>
      <w:r w:rsidRPr="00F56090">
        <w:t xml:space="preserve"> to D</w:t>
      </w:r>
      <w:r w:rsidRPr="00F56090">
        <w:rPr>
          <w:vertAlign w:val="superscript"/>
        </w:rPr>
        <w:t>O</w:t>
      </w:r>
      <w:r w:rsidRPr="00F56090">
        <w:t xml:space="preserve">. </w:t>
      </w:r>
      <w:r w:rsidR="009909BB" w:rsidRPr="00F56090">
        <w:t>The negative full-scale current maps to 0</w:t>
      </w:r>
      <w:r w:rsidR="009450AF" w:rsidRPr="00F56090">
        <w:t>,</w:t>
      </w:r>
      <w:r w:rsidR="009909BB" w:rsidRPr="00F56090">
        <w:t xml:space="preserve"> and the positive full-scale current maps to D</w:t>
      </w:r>
      <w:r w:rsidR="009450AF" w:rsidRPr="00F56090">
        <w:rPr>
          <w:vertAlign w:val="superscript"/>
        </w:rPr>
        <w:t>O</w:t>
      </w:r>
      <w:r w:rsidR="009909BB" w:rsidRPr="00F56090">
        <w:t xml:space="preserve">. </w:t>
      </w:r>
      <w:r w:rsidRPr="00F56090">
        <w:t>Setting the mini</w:t>
      </w:r>
      <w:r w:rsidR="00BF16FE" w:rsidRPr="00F56090">
        <w:t xml:space="preserve">mum and maximum trip levels to </w:t>
      </w:r>
      <w:r w:rsidRPr="00F56090">
        <w:t>1</w:t>
      </w:r>
      <w:r w:rsidR="00BF16FE" w:rsidRPr="00F56090">
        <w:t xml:space="preserve"> and </w:t>
      </w:r>
      <w:r w:rsidRPr="00F56090">
        <w:t>D</w:t>
      </w:r>
      <w:r w:rsidRPr="00F56090">
        <w:rPr>
          <w:vertAlign w:val="superscript"/>
        </w:rPr>
        <w:t>O</w:t>
      </w:r>
      <w:r w:rsidR="009450AF" w:rsidRPr="00F56090">
        <w:t xml:space="preserve"> − </w:t>
      </w:r>
      <w:r w:rsidRPr="00F56090">
        <w:t xml:space="preserve">1 enables the maximum range of the trip function. The transfer function </w:t>
      </w:r>
      <w:r w:rsidR="008E57ED" w:rsidRPr="00F56090">
        <w:t xml:space="preserve">shown </w:t>
      </w:r>
      <w:r w:rsidR="00AC71BB" w:rsidRPr="00F56090">
        <w:t xml:space="preserve">in the bottom graph of </w:t>
      </w:r>
      <w:fldSimple w:instr=" REF _Ref365314471 \h  \* MERGEFORMAT ">
        <w:ins w:id="966" w:author="作者">
          <w:r w:rsidR="003B66E7" w:rsidRPr="00F56090">
            <w:t xml:space="preserve">Figure </w:t>
          </w:r>
          <w:r w:rsidR="003B66E7">
            <w:t>18</w:t>
          </w:r>
        </w:ins>
        <w:del w:id="967" w:author="作者">
          <w:r w:rsidR="009D54F2" w:rsidRPr="00F56090" w:rsidDel="003B66E7">
            <w:delText xml:space="preserve">Figure </w:delText>
          </w:r>
          <w:r w:rsidR="009D54F2" w:rsidDel="003B66E7">
            <w:delText>12</w:delText>
          </w:r>
        </w:del>
      </w:fldSimple>
      <w:r w:rsidR="008E57ED" w:rsidRPr="00F56090">
        <w:t xml:space="preserve"> </w:t>
      </w:r>
      <w:r w:rsidRPr="00F56090">
        <w:t xml:space="preserve">for a decimation rate of 10 </w:t>
      </w:r>
      <w:r w:rsidR="008E57ED" w:rsidRPr="00F56090">
        <w:t>and</w:t>
      </w:r>
      <w:r w:rsidRPr="00F56090">
        <w:t xml:space="preserve"> a 20</w:t>
      </w:r>
      <w:r w:rsidR="000C19B3" w:rsidRPr="00F56090">
        <w:t> </w:t>
      </w:r>
      <w:r w:rsidRPr="00F56090">
        <w:t>m</w:t>
      </w:r>
      <w:r w:rsidR="00BF16FE" w:rsidRPr="00F56090">
        <w:t>Ω</w:t>
      </w:r>
      <w:r w:rsidRPr="00F56090">
        <w:t xml:space="preserve"> shunt shows</w:t>
      </w:r>
      <w:r w:rsidR="009450AF" w:rsidRPr="00F56090">
        <w:t xml:space="preserve"> that</w:t>
      </w:r>
      <w:r w:rsidRPr="00F56090">
        <w:t xml:space="preserve"> </w:t>
      </w:r>
      <w:r w:rsidR="00A21DCA" w:rsidRPr="00F56090">
        <w:t xml:space="preserve">the </w:t>
      </w:r>
      <w:r w:rsidRPr="00F56090">
        <w:t>noise peaks for a 10</w:t>
      </w:r>
      <w:r w:rsidR="009450AF" w:rsidRPr="00F56090">
        <w:t xml:space="preserve"> </w:t>
      </w:r>
      <w:r w:rsidRPr="00F56090">
        <w:t xml:space="preserve">A input are </w:t>
      </w:r>
      <w:r w:rsidR="009909BB" w:rsidRPr="00F56090">
        <w:t>within</w:t>
      </w:r>
      <w:r w:rsidRPr="00F56090">
        <w:t xml:space="preserve"> the maximum </w:t>
      </w:r>
      <w:r w:rsidR="008E57ED" w:rsidRPr="00F56090">
        <w:t>(1000</w:t>
      </w:r>
      <w:r w:rsidR="00B230BF" w:rsidRPr="00F56090">
        <w:t xml:space="preserve"> </w:t>
      </w:r>
      <w:r w:rsidR="00BE355F" w:rsidRPr="00F56090">
        <w:t>counts</w:t>
      </w:r>
      <w:r w:rsidR="008E57ED" w:rsidRPr="00F56090">
        <w:t xml:space="preserve">) </w:t>
      </w:r>
      <w:r w:rsidRPr="00F56090">
        <w:t xml:space="preserve">and minimum </w:t>
      </w:r>
      <w:r w:rsidR="008E57ED" w:rsidRPr="00F56090">
        <w:t>(0</w:t>
      </w:r>
      <w:r w:rsidR="00B230BF" w:rsidRPr="00F56090">
        <w:t xml:space="preserve"> </w:t>
      </w:r>
      <w:r w:rsidR="00BE355F" w:rsidRPr="00F56090">
        <w:t>counts</w:t>
      </w:r>
      <w:r w:rsidR="008E57ED" w:rsidRPr="00F56090">
        <w:t xml:space="preserve">) </w:t>
      </w:r>
      <w:r w:rsidRPr="00F56090">
        <w:t>outputs</w:t>
      </w:r>
      <w:r w:rsidR="008E57ED" w:rsidRPr="00F56090">
        <w:t xml:space="preserve"> of the filter. </w:t>
      </w:r>
      <w:r w:rsidR="009909BB" w:rsidRPr="00F56090">
        <w:t>Set the LMIN and LMAX trip levels to 1</w:t>
      </w:r>
      <w:r w:rsidR="000C19B3" w:rsidRPr="00F56090">
        <w:t> </w:t>
      </w:r>
      <w:r w:rsidR="00EB3AC8" w:rsidRPr="00F56090">
        <w:t xml:space="preserve">count </w:t>
      </w:r>
      <w:r w:rsidR="009909BB" w:rsidRPr="00F56090">
        <w:t>and 999</w:t>
      </w:r>
      <w:r w:rsidR="00EB3AC8" w:rsidRPr="00F56090">
        <w:t xml:space="preserve"> counts</w:t>
      </w:r>
      <w:r w:rsidR="009909BB" w:rsidRPr="00F56090">
        <w:t xml:space="preserve"> </w:t>
      </w:r>
      <w:r w:rsidR="009450AF" w:rsidRPr="00F56090">
        <w:t>to</w:t>
      </w:r>
      <w:r w:rsidR="009909BB" w:rsidRPr="00F56090">
        <w:t xml:space="preserve"> avoid spurious trips for 10</w:t>
      </w:r>
      <w:r w:rsidR="009450AF" w:rsidRPr="00F56090">
        <w:t xml:space="preserve"> </w:t>
      </w:r>
      <w:r w:rsidR="009909BB" w:rsidRPr="00F56090">
        <w:t xml:space="preserve">A peak current. The actual current level at which the trip </w:t>
      </w:r>
      <w:r w:rsidR="009450AF" w:rsidRPr="00F56090">
        <w:t>is</w:t>
      </w:r>
      <w:r w:rsidR="009909BB" w:rsidRPr="00F56090">
        <w:t xml:space="preserve"> trigger</w:t>
      </w:r>
      <w:r w:rsidR="009450AF" w:rsidRPr="00F56090">
        <w:t>ed</w:t>
      </w:r>
      <w:r w:rsidR="009909BB" w:rsidRPr="00F56090">
        <w:t xml:space="preserve"> range</w:t>
      </w:r>
      <w:r w:rsidR="009450AF" w:rsidRPr="00F56090">
        <w:t>s</w:t>
      </w:r>
      <w:r w:rsidR="009909BB" w:rsidRPr="00F56090">
        <w:t xml:space="preserve"> between 11</w:t>
      </w:r>
      <w:r w:rsidR="009450AF" w:rsidRPr="00F56090">
        <w:t xml:space="preserve"> </w:t>
      </w:r>
      <w:r w:rsidR="009909BB" w:rsidRPr="00F56090">
        <w:t xml:space="preserve">A and </w:t>
      </w:r>
      <w:r w:rsidR="007B581D" w:rsidRPr="00F56090">
        <w:t xml:space="preserve">the full scale of </w:t>
      </w:r>
      <w:r w:rsidR="009909BB" w:rsidRPr="00F56090">
        <w:t>16</w:t>
      </w:r>
      <w:r w:rsidR="009450AF" w:rsidRPr="00F56090">
        <w:t> </w:t>
      </w:r>
      <w:r w:rsidR="009909BB" w:rsidRPr="00F56090">
        <w:t xml:space="preserve">A. The likelihood </w:t>
      </w:r>
      <w:r w:rsidR="009909BB" w:rsidRPr="00F56090">
        <w:rPr>
          <w:spacing w:val="-4"/>
        </w:rPr>
        <w:t xml:space="preserve">of a trip increases the closer the current gets to the </w:t>
      </w:r>
      <w:r w:rsidR="00A21DCA" w:rsidRPr="00F56090">
        <w:rPr>
          <w:spacing w:val="-4"/>
        </w:rPr>
        <w:t>full-scale</w:t>
      </w:r>
      <w:r w:rsidR="009909BB" w:rsidRPr="00F56090">
        <w:rPr>
          <w:spacing w:val="-4"/>
        </w:rPr>
        <w:t xml:space="preserve"> limits.</w:t>
      </w:r>
    </w:p>
    <w:p w:rsidR="00F2020E" w:rsidRPr="00F56090" w:rsidRDefault="00A21DCA" w:rsidP="00232491">
      <w:r w:rsidRPr="00F56090">
        <w:t>The overload circuit operates a little more precisely within the specified modulator inp</w:t>
      </w:r>
      <w:r w:rsidR="00332A79" w:rsidRPr="00F56090">
        <w:t xml:space="preserve">ut range. </w:t>
      </w:r>
      <w:r w:rsidR="005A210C" w:rsidRPr="00F56090">
        <w:t xml:space="preserve">For the </w:t>
      </w:r>
      <w:r w:rsidR="003406CE" w:rsidRPr="00F56090">
        <w:t>previous</w:t>
      </w:r>
      <w:r w:rsidR="005A210C" w:rsidRPr="00F56090">
        <w:t xml:space="preserve"> case, th</w:t>
      </w:r>
      <w:r w:rsidR="00332A79" w:rsidRPr="00F56090">
        <w:t>e peak noise at 5</w:t>
      </w:r>
      <w:r w:rsidR="009450AF" w:rsidRPr="00F56090">
        <w:t xml:space="preserve"> </w:t>
      </w:r>
      <w:r w:rsidR="00332A79" w:rsidRPr="00F56090">
        <w:t xml:space="preserve">A input </w:t>
      </w:r>
      <w:r w:rsidR="005A210C" w:rsidRPr="00F56090">
        <w:t>is 700</w:t>
      </w:r>
      <w:r w:rsidR="00796C4B" w:rsidRPr="00F56090">
        <w:t xml:space="preserve"> </w:t>
      </w:r>
      <w:r w:rsidR="00EB3AC8" w:rsidRPr="00F56090">
        <w:t>counts</w:t>
      </w:r>
      <w:r w:rsidR="005A210C" w:rsidRPr="00F56090">
        <w:t>, which is equivalent to 6.4</w:t>
      </w:r>
      <w:r w:rsidR="009450AF" w:rsidRPr="00F56090">
        <w:t> </w:t>
      </w:r>
      <w:r w:rsidR="005A210C" w:rsidRPr="00F56090">
        <w:t>A. Therefore, the trip could be set to operate within the range of 5</w:t>
      </w:r>
      <w:r w:rsidR="009450AF" w:rsidRPr="00F56090">
        <w:t> </w:t>
      </w:r>
      <w:r w:rsidR="005A210C" w:rsidRPr="00F56090">
        <w:t>A to 6.4</w:t>
      </w:r>
      <w:r w:rsidR="009450AF" w:rsidRPr="00F56090">
        <w:t> </w:t>
      </w:r>
      <w:r w:rsidR="005A210C" w:rsidRPr="00F56090">
        <w:t xml:space="preserve">A. </w:t>
      </w:r>
      <w:r w:rsidR="007B581D" w:rsidRPr="00F56090">
        <w:t>The LMAX and LMIN settings in this case would be 700</w:t>
      </w:r>
      <w:r w:rsidR="00796C4B" w:rsidRPr="00F56090">
        <w:t xml:space="preserve"> </w:t>
      </w:r>
      <w:r w:rsidR="00EB3AC8" w:rsidRPr="00F56090">
        <w:t>counts</w:t>
      </w:r>
      <w:r w:rsidR="007B581D" w:rsidRPr="00F56090">
        <w:t xml:space="preserve"> and 300</w:t>
      </w:r>
      <w:r w:rsidR="00796C4B" w:rsidRPr="00F56090">
        <w:t xml:space="preserve"> </w:t>
      </w:r>
      <w:r w:rsidR="00EB3AC8" w:rsidRPr="00F56090">
        <w:t>counts</w:t>
      </w:r>
      <w:r w:rsidR="007B581D" w:rsidRPr="00F56090">
        <w:t xml:space="preserve">. </w:t>
      </w:r>
      <w:r w:rsidR="006E05DA" w:rsidRPr="00F56090">
        <w:t>Attaining p</w:t>
      </w:r>
      <w:r w:rsidR="007B581D" w:rsidRPr="00F56090">
        <w:t xml:space="preserve">recise trip settings using lower decimation rates </w:t>
      </w:r>
      <w:r w:rsidR="006E05DA" w:rsidRPr="00F56090">
        <w:t>is</w:t>
      </w:r>
      <w:r w:rsidR="005A210C" w:rsidRPr="00F56090">
        <w:t xml:space="preserve"> more difficult.</w:t>
      </w:r>
    </w:p>
    <w:p w:rsidR="00950092" w:rsidRPr="00F56090" w:rsidRDefault="00AD61B8" w:rsidP="002073E3">
      <w:pPr>
        <w:pStyle w:val="21"/>
      </w:pPr>
      <w:bookmarkStart w:id="968" w:name="_Ref367718767"/>
      <w:bookmarkStart w:id="969" w:name="_Toc392507736"/>
      <w:bookmarkEnd w:id="956"/>
      <w:bookmarkEnd w:id="957"/>
      <w:r w:rsidRPr="00F56090">
        <w:t>SINC</w:t>
      </w:r>
      <w:r w:rsidR="00D56BE6" w:rsidRPr="00F56090">
        <w:t xml:space="preserve"> </w:t>
      </w:r>
      <w:r w:rsidR="002073E3" w:rsidRPr="00F56090">
        <w:t>Module Fault Detection Functions</w:t>
      </w:r>
      <w:bookmarkEnd w:id="968"/>
      <w:bookmarkEnd w:id="969"/>
    </w:p>
    <w:p w:rsidR="00787913" w:rsidRPr="00F56090" w:rsidRDefault="00D56BE6" w:rsidP="00EB3AC8">
      <w:r w:rsidRPr="00232491">
        <w:rPr>
          <w:spacing w:val="-4"/>
        </w:rPr>
        <w:t xml:space="preserve">The </w:t>
      </w:r>
      <w:fldSimple w:instr=" REF _Ref367781679 \h  \* MERGEFORMAT ">
        <w:r w:rsidR="009D54F2" w:rsidRPr="009D54F2">
          <w:rPr>
            <w:spacing w:val="-4"/>
          </w:rPr>
          <w:t>Secondary Filter Scaling and Overload Configuration</w:t>
        </w:r>
      </w:fldSimple>
      <w:r w:rsidR="00EB3AC8" w:rsidRPr="00232491">
        <w:rPr>
          <w:spacing w:val="-4"/>
        </w:rPr>
        <w:t xml:space="preserve"> </w:t>
      </w:r>
      <w:r w:rsidRPr="00232491">
        <w:rPr>
          <w:spacing w:val="-4"/>
        </w:rPr>
        <w:t>section</w:t>
      </w:r>
      <w:r w:rsidRPr="00F56090">
        <w:t xml:space="preserve"> describe</w:t>
      </w:r>
      <w:r w:rsidR="00EB3AC8" w:rsidRPr="00F56090">
        <w:t>s</w:t>
      </w:r>
      <w:r w:rsidRPr="00F56090">
        <w:t xml:space="preserve"> the selection of the various filter parameter settings required to achieve the desired primary and secondary filter performance. In addition to </w:t>
      </w:r>
      <w:r w:rsidR="00787913" w:rsidRPr="00F56090">
        <w:t>overload faults,</w:t>
      </w:r>
      <w:r w:rsidRPr="00F56090">
        <w:t xml:space="preserve"> the SINC module checks for data faults that can arise from incorrect filter settings overload</w:t>
      </w:r>
      <w:r w:rsidR="00E35D51" w:rsidRPr="00F56090">
        <w:t>ing</w:t>
      </w:r>
      <w:r w:rsidRPr="00F56090">
        <w:t xml:space="preserve"> the </w:t>
      </w:r>
      <w:r w:rsidR="00787913" w:rsidRPr="00F56090">
        <w:t xml:space="preserve">chip infrastructure. </w:t>
      </w:r>
    </w:p>
    <w:p w:rsidR="00236DC2" w:rsidRPr="00F56090" w:rsidRDefault="00787913" w:rsidP="00D95987">
      <w:r w:rsidRPr="00F56090">
        <w:t>The primary filter detect</w:t>
      </w:r>
      <w:r w:rsidR="009450AF" w:rsidRPr="00F56090">
        <w:t>s</w:t>
      </w:r>
      <w:r w:rsidRPr="00F56090">
        <w:t xml:space="preserve"> output data saturation when there </w:t>
      </w:r>
      <w:r w:rsidR="00232491">
        <w:br/>
      </w:r>
      <w:r w:rsidRPr="00F56090">
        <w:t xml:space="preserve">is </w:t>
      </w:r>
      <w:r w:rsidR="003406CE" w:rsidRPr="00F56090">
        <w:t xml:space="preserve">an </w:t>
      </w:r>
      <w:r w:rsidRPr="00F56090">
        <w:t xml:space="preserve">incorrect setting of the output </w:t>
      </w:r>
      <w:r w:rsidR="00B95733" w:rsidRPr="00F56090">
        <w:t xml:space="preserve">bias </w:t>
      </w:r>
      <w:r w:rsidRPr="00F56090">
        <w:t xml:space="preserve">and scaling. The filter </w:t>
      </w:r>
      <w:r w:rsidRPr="00232491">
        <w:rPr>
          <w:spacing w:val="-4"/>
        </w:rPr>
        <w:t>DMA engine detect</w:t>
      </w:r>
      <w:r w:rsidR="009450AF" w:rsidRPr="00232491">
        <w:rPr>
          <w:spacing w:val="-4"/>
        </w:rPr>
        <w:t>s</w:t>
      </w:r>
      <w:r w:rsidRPr="00232491">
        <w:rPr>
          <w:spacing w:val="-4"/>
        </w:rPr>
        <w:t xml:space="preserve"> </w:t>
      </w:r>
      <w:r w:rsidR="000F2B95" w:rsidRPr="00232491">
        <w:rPr>
          <w:spacing w:val="-4"/>
        </w:rPr>
        <w:t>a</w:t>
      </w:r>
      <w:r w:rsidRPr="00232491">
        <w:rPr>
          <w:spacing w:val="-4"/>
        </w:rPr>
        <w:t xml:space="preserve"> FIFO e</w:t>
      </w:r>
      <w:r w:rsidR="000F2B95" w:rsidRPr="00232491">
        <w:rPr>
          <w:spacing w:val="-4"/>
        </w:rPr>
        <w:t>rror if it fails to transfer data before</w:t>
      </w:r>
      <w:r w:rsidR="000F2B95" w:rsidRPr="00F56090">
        <w:t xml:space="preserve"> the filter writes new data. The </w:t>
      </w:r>
      <w:r w:rsidR="009450AF" w:rsidRPr="00F56090">
        <w:t xml:space="preserve">ESATx and EFOVFx bits in the </w:t>
      </w:r>
      <w:r w:rsidR="000F2B95" w:rsidRPr="00F56090">
        <w:t xml:space="preserve">SINC_CTL register mask the SINC0_STAT interrupt generation on saturation and FIFO </w:t>
      </w:r>
      <w:r w:rsidR="003E0274" w:rsidRPr="00F56090">
        <w:t>faults.</w:t>
      </w:r>
      <w:r w:rsidR="003D45F8" w:rsidRPr="00F56090">
        <w:t xml:space="preserve"> </w:t>
      </w:r>
    </w:p>
    <w:p w:rsidR="00D95987" w:rsidRPr="00F56090" w:rsidRDefault="00D95987" w:rsidP="00D95987">
      <w:pPr>
        <w:pStyle w:val="1"/>
        <w:sectPr w:rsidR="00D95987"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D95987" w:rsidRPr="00F56090" w:rsidRDefault="00D95987" w:rsidP="00D95987"/>
    <w:p w:rsidR="00B12422" w:rsidRPr="00F56090" w:rsidRDefault="00895D0A">
      <w:pPr>
        <w:pStyle w:val="1"/>
      </w:pPr>
      <w:bookmarkStart w:id="970" w:name="_Toc392507737"/>
      <w:r w:rsidRPr="00F56090">
        <w:lastRenderedPageBreak/>
        <w:t xml:space="preserve">SINC </w:t>
      </w:r>
      <w:r w:rsidR="002073E3" w:rsidRPr="00F56090">
        <w:t>Filter Setup</w:t>
      </w:r>
      <w:bookmarkEnd w:id="970"/>
      <w:r w:rsidR="002073E3" w:rsidRPr="00F56090">
        <w:t xml:space="preserve"> </w:t>
      </w:r>
      <w:del w:id="971" w:author="作者">
        <w:r w:rsidR="002073E3" w:rsidRPr="00EB106E" w:rsidDel="007F7FC2">
          <w:rPr>
            <w:highlight w:val="yellow"/>
          </w:rPr>
          <w:delText>and Software Driver</w:delText>
        </w:r>
        <w:r w:rsidR="00D95987" w:rsidRPr="00EB106E" w:rsidDel="007F7FC2">
          <w:rPr>
            <w:highlight w:val="yellow"/>
          </w:rPr>
          <w:delText xml:space="preserve"> Function</w:delText>
        </w:r>
        <w:r w:rsidR="002073E3" w:rsidRPr="00EB106E" w:rsidDel="007F7FC2">
          <w:rPr>
            <w:highlight w:val="yellow"/>
          </w:rPr>
          <w:delText>s</w:delText>
        </w:r>
      </w:del>
    </w:p>
    <w:p w:rsidR="00D95987" w:rsidRPr="00F56090" w:rsidRDefault="00D95987" w:rsidP="004B0AD8">
      <w:pPr>
        <w:sectPr w:rsidR="00D95987"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EB106E" w:rsidDel="00A8272E" w:rsidRDefault="00EB106E" w:rsidP="004B0AD8">
      <w:pPr>
        <w:rPr>
          <w:del w:id="972" w:author="作者"/>
          <w:spacing w:val="-4"/>
        </w:rPr>
      </w:pPr>
      <w:del w:id="973" w:author="作者">
        <w:r w:rsidRPr="00EB106E" w:rsidDel="00A8272E">
          <w:rPr>
            <w:spacing w:val="-4"/>
            <w:highlight w:val="yellow"/>
          </w:rPr>
          <w:lastRenderedPageBreak/>
          <w:delText>Add section on startup using GP timer.</w:delText>
        </w:r>
      </w:del>
    </w:p>
    <w:p w:rsidR="003F1F10" w:rsidRPr="00A4398E" w:rsidRDefault="003F1F10" w:rsidP="004B0AD8">
      <w:r w:rsidRPr="00A4398E">
        <w:rPr>
          <w:spacing w:val="-4"/>
        </w:rPr>
        <w:t xml:space="preserve">There are </w:t>
      </w:r>
      <w:r w:rsidR="009450AF" w:rsidRPr="00A4398E">
        <w:rPr>
          <w:spacing w:val="-4"/>
        </w:rPr>
        <w:t>several</w:t>
      </w:r>
      <w:r w:rsidRPr="00A4398E">
        <w:rPr>
          <w:spacing w:val="-4"/>
        </w:rPr>
        <w:t xml:space="preserve"> steps </w:t>
      </w:r>
      <w:r w:rsidR="009450AF" w:rsidRPr="00A4398E">
        <w:rPr>
          <w:spacing w:val="-4"/>
        </w:rPr>
        <w:t>to</w:t>
      </w:r>
      <w:r w:rsidRPr="00A4398E">
        <w:rPr>
          <w:spacing w:val="-4"/>
        </w:rPr>
        <w:t xml:space="preserve"> se</w:t>
      </w:r>
      <w:r w:rsidR="00914CF9" w:rsidRPr="00A4398E">
        <w:rPr>
          <w:spacing w:val="-4"/>
        </w:rPr>
        <w:t xml:space="preserve">t up the SINC filter module </w:t>
      </w:r>
      <w:r w:rsidR="009450AF" w:rsidRPr="00A4398E">
        <w:rPr>
          <w:spacing w:val="-4"/>
        </w:rPr>
        <w:t>as well as</w:t>
      </w:r>
      <w:r w:rsidR="009450AF" w:rsidRPr="00A4398E">
        <w:t xml:space="preserve"> </w:t>
      </w:r>
      <w:r w:rsidR="009450AF" w:rsidRPr="00A4398E">
        <w:rPr>
          <w:spacing w:val="-4"/>
        </w:rPr>
        <w:t>the</w:t>
      </w:r>
      <w:r w:rsidRPr="00A4398E">
        <w:rPr>
          <w:spacing w:val="-4"/>
        </w:rPr>
        <w:t xml:space="preserve"> signal routing and data b</w:t>
      </w:r>
      <w:r w:rsidR="00914CF9" w:rsidRPr="00A4398E">
        <w:rPr>
          <w:spacing w:val="-4"/>
        </w:rPr>
        <w:t>uffers before the filter is ready for</w:t>
      </w:r>
      <w:r w:rsidRPr="00A4398E">
        <w:rPr>
          <w:spacing w:val="-4"/>
        </w:rPr>
        <w:t xml:space="preserve"> use.</w:t>
      </w:r>
      <w:r w:rsidRPr="00A4398E">
        <w:t xml:space="preserve"> </w:t>
      </w:r>
      <w:r w:rsidR="00A21CDE" w:rsidRPr="00A4398E">
        <w:rPr>
          <w:spacing w:val="-4"/>
        </w:rPr>
        <w:t>O</w:t>
      </w:r>
      <w:r w:rsidR="00592B01" w:rsidRPr="00A4398E">
        <w:rPr>
          <w:spacing w:val="-4"/>
        </w:rPr>
        <w:t>nce configured</w:t>
      </w:r>
      <w:r w:rsidR="009450AF" w:rsidRPr="00A4398E">
        <w:rPr>
          <w:spacing w:val="-4"/>
        </w:rPr>
        <w:t>,</w:t>
      </w:r>
      <w:r w:rsidR="00592B01" w:rsidRPr="00A4398E">
        <w:rPr>
          <w:spacing w:val="-4"/>
        </w:rPr>
        <w:t xml:space="preserve"> the DMA engine automatically stream</w:t>
      </w:r>
      <w:r w:rsidR="009450AF" w:rsidRPr="00A4398E">
        <w:rPr>
          <w:spacing w:val="-4"/>
        </w:rPr>
        <w:t>s</w:t>
      </w:r>
      <w:r w:rsidR="00592B01" w:rsidRPr="00A4398E">
        <w:rPr>
          <w:spacing w:val="-4"/>
        </w:rPr>
        <w:t xml:space="preserve"> primary</w:t>
      </w:r>
      <w:r w:rsidR="00592B01" w:rsidRPr="00A4398E">
        <w:t xml:space="preserve"> filter data to memory</w:t>
      </w:r>
      <w:r w:rsidR="009450AF" w:rsidRPr="00A4398E">
        <w:t>,</w:t>
      </w:r>
      <w:r w:rsidR="00592B01" w:rsidRPr="00A4398E">
        <w:t xml:space="preserve"> and the secondary limit function shut</w:t>
      </w:r>
      <w:r w:rsidR="009450AF" w:rsidRPr="00A4398E">
        <w:t>s</w:t>
      </w:r>
      <w:r w:rsidR="00592B01" w:rsidRPr="00A4398E">
        <w:t xml:space="preserve"> down the PWM module in the case of </w:t>
      </w:r>
      <w:r w:rsidR="004B0AD8" w:rsidRPr="00A4398E">
        <w:t xml:space="preserve">an </w:t>
      </w:r>
      <w:r w:rsidR="00592B01" w:rsidRPr="00A4398E">
        <w:t xml:space="preserve">overload. The system </w:t>
      </w:r>
      <w:r w:rsidR="00592B01" w:rsidRPr="00A4398E">
        <w:rPr>
          <w:spacing w:val="-4"/>
        </w:rPr>
        <w:t>generate</w:t>
      </w:r>
      <w:r w:rsidR="004B0AD8" w:rsidRPr="00A4398E">
        <w:rPr>
          <w:spacing w:val="-4"/>
        </w:rPr>
        <w:t>s</w:t>
      </w:r>
      <w:r w:rsidR="00592B01" w:rsidRPr="00A4398E">
        <w:rPr>
          <w:spacing w:val="-4"/>
        </w:rPr>
        <w:t xml:space="preserve"> </w:t>
      </w:r>
      <w:r w:rsidR="004B0AD8" w:rsidRPr="00A4398E">
        <w:rPr>
          <w:spacing w:val="-4"/>
        </w:rPr>
        <w:t xml:space="preserve">an interrupt when data is ready; therefore, </w:t>
      </w:r>
      <w:r w:rsidR="00592B01" w:rsidRPr="00A4398E">
        <w:rPr>
          <w:spacing w:val="-4"/>
        </w:rPr>
        <w:t>the processor</w:t>
      </w:r>
      <w:r w:rsidR="00592B01" w:rsidRPr="00A4398E">
        <w:t xml:space="preserve"> </w:t>
      </w:r>
      <w:r w:rsidR="00592B01" w:rsidRPr="00A4398E">
        <w:rPr>
          <w:spacing w:val="-4"/>
        </w:rPr>
        <w:t xml:space="preserve">can </w:t>
      </w:r>
      <w:r w:rsidR="00914CF9" w:rsidRPr="00A4398E">
        <w:rPr>
          <w:spacing w:val="-4"/>
        </w:rPr>
        <w:t>execute</w:t>
      </w:r>
      <w:r w:rsidR="00592B01" w:rsidRPr="00A4398E">
        <w:rPr>
          <w:spacing w:val="-4"/>
        </w:rPr>
        <w:t xml:space="preserve"> the control algorithm and update the PWM modulator</w:t>
      </w:r>
      <w:r w:rsidR="00592B01" w:rsidRPr="00A4398E">
        <w:t xml:space="preserve"> </w:t>
      </w:r>
      <w:r w:rsidR="00592B01" w:rsidRPr="00A4398E">
        <w:rPr>
          <w:spacing w:val="-4"/>
        </w:rPr>
        <w:t>registers.</w:t>
      </w:r>
      <w:r w:rsidR="00895D0A" w:rsidRPr="00A4398E">
        <w:rPr>
          <w:spacing w:val="-4"/>
        </w:rPr>
        <w:t xml:space="preserve"> </w:t>
      </w:r>
      <w:fldSimple w:instr=" REF _Ref364870460 \h  \* MERGEFORMAT ">
        <w:r w:rsidR="003B377C" w:rsidRPr="003B377C">
          <w:rPr>
            <w:spacing w:val="-4"/>
            <w:rPrChange w:id="974" w:author="作者">
              <w:rPr/>
            </w:rPrChange>
          </w:rPr>
          <w:t>Figure</w:t>
        </w:r>
        <w:ins w:id="975" w:author="作者">
          <w:r w:rsidR="003B377C" w:rsidRPr="003B377C">
            <w:rPr>
              <w:spacing w:val="-4"/>
              <w:rPrChange w:id="976" w:author="作者">
                <w:rPr/>
              </w:rPrChange>
            </w:rPr>
            <w:t xml:space="preserve"> </w:t>
          </w:r>
          <w:r w:rsidR="003B377C" w:rsidRPr="003B377C">
            <w:rPr>
              <w:noProof/>
              <w:spacing w:val="-4"/>
              <w:rPrChange w:id="977" w:author="作者">
                <w:rPr>
                  <w:noProof/>
                </w:rPr>
              </w:rPrChange>
            </w:rPr>
            <w:t>20</w:t>
          </w:r>
        </w:ins>
        <w:del w:id="978" w:author="作者">
          <w:r w:rsidR="009D54F2" w:rsidRPr="009D54F2" w:rsidDel="00A8272E">
            <w:rPr>
              <w:spacing w:val="-4"/>
            </w:rPr>
            <w:delText xml:space="preserve">Figure </w:delText>
          </w:r>
          <w:r w:rsidR="009D54F2" w:rsidRPr="009D54F2" w:rsidDel="00A8272E">
            <w:rPr>
              <w:noProof/>
              <w:spacing w:val="-4"/>
            </w:rPr>
            <w:delText>14</w:delText>
          </w:r>
        </w:del>
      </w:fldSimple>
      <w:r w:rsidR="00895D0A" w:rsidRPr="00A4398E">
        <w:rPr>
          <w:spacing w:val="-4"/>
        </w:rPr>
        <w:t xml:space="preserve"> outlines the interconnection</w:t>
      </w:r>
      <w:r w:rsidR="00914CF9" w:rsidRPr="00A4398E">
        <w:rPr>
          <w:spacing w:val="-4"/>
        </w:rPr>
        <w:t>s required</w:t>
      </w:r>
      <w:r w:rsidR="00895D0A" w:rsidRPr="00A4398E">
        <w:rPr>
          <w:spacing w:val="-4"/>
        </w:rPr>
        <w:t xml:space="preserve"> between</w:t>
      </w:r>
      <w:r w:rsidR="00895D0A" w:rsidRPr="00A4398E">
        <w:t xml:space="preserve"> the</w:t>
      </w:r>
      <w:r w:rsidR="00914CF9" w:rsidRPr="00A4398E">
        <w:t xml:space="preserve"> SINC filter block and the </w:t>
      </w:r>
      <w:r w:rsidR="00895D0A" w:rsidRPr="00A4398E">
        <w:t xml:space="preserve">CPU, SRAM, </w:t>
      </w:r>
      <w:r w:rsidR="00914CF9" w:rsidRPr="00A4398E">
        <w:t>PWM</w:t>
      </w:r>
      <w:r w:rsidR="004B0AD8" w:rsidRPr="00A4398E">
        <w:t>,</w:t>
      </w:r>
      <w:r w:rsidR="00914CF9" w:rsidRPr="00A4398E">
        <w:t xml:space="preserve"> and external pins to capture motor current feedback signals.</w:t>
      </w:r>
    </w:p>
    <w:p w:rsidR="00592B01" w:rsidRPr="00A4398E" w:rsidRDefault="00592B01" w:rsidP="001475CA">
      <w:pPr>
        <w:keepNext/>
        <w:rPr>
          <w:spacing w:val="-5"/>
        </w:rPr>
      </w:pPr>
      <w:r w:rsidRPr="00A4398E">
        <w:rPr>
          <w:spacing w:val="-5"/>
        </w:rPr>
        <w:t xml:space="preserve">There are </w:t>
      </w:r>
      <w:r w:rsidR="009A4E93" w:rsidRPr="00A4398E">
        <w:rPr>
          <w:spacing w:val="-5"/>
        </w:rPr>
        <w:t xml:space="preserve">four </w:t>
      </w:r>
      <w:r w:rsidRPr="00A4398E">
        <w:rPr>
          <w:spacing w:val="-5"/>
        </w:rPr>
        <w:t xml:space="preserve">steps </w:t>
      </w:r>
      <w:r w:rsidR="004B0AD8" w:rsidRPr="00A4398E">
        <w:rPr>
          <w:spacing w:val="-5"/>
        </w:rPr>
        <w:t>to</w:t>
      </w:r>
      <w:r w:rsidRPr="00A4398E">
        <w:rPr>
          <w:spacing w:val="-5"/>
        </w:rPr>
        <w:t xml:space="preserve"> </w:t>
      </w:r>
      <w:r w:rsidR="009A4E93" w:rsidRPr="00A4398E">
        <w:rPr>
          <w:spacing w:val="-5"/>
        </w:rPr>
        <w:t>set up current feedback using the SINC filter:</w:t>
      </w:r>
    </w:p>
    <w:p w:rsidR="009A4E93" w:rsidRPr="00F56090" w:rsidRDefault="004B0AD8" w:rsidP="001475CA">
      <w:pPr>
        <w:pStyle w:val="af2"/>
        <w:keepNext/>
        <w:numPr>
          <w:ilvl w:val="0"/>
          <w:numId w:val="26"/>
        </w:numPr>
      </w:pPr>
      <w:r w:rsidRPr="00F56090">
        <w:t>Configure the pin multiplexer.</w:t>
      </w:r>
    </w:p>
    <w:p w:rsidR="009A4E93" w:rsidRPr="00F56090" w:rsidRDefault="004B0AD8" w:rsidP="001475CA">
      <w:pPr>
        <w:pStyle w:val="af2"/>
        <w:keepNext/>
        <w:numPr>
          <w:ilvl w:val="0"/>
          <w:numId w:val="26"/>
        </w:numPr>
      </w:pPr>
      <w:r w:rsidRPr="00F56090">
        <w:t>Allocate the d</w:t>
      </w:r>
      <w:r w:rsidR="009A4E93" w:rsidRPr="00F56090">
        <w:t xml:space="preserve">ata buffer </w:t>
      </w:r>
      <w:r w:rsidRPr="00F56090">
        <w:t>memory.</w:t>
      </w:r>
    </w:p>
    <w:p w:rsidR="009A4E93" w:rsidRPr="00F56090" w:rsidRDefault="004B0AD8" w:rsidP="00076385">
      <w:pPr>
        <w:pStyle w:val="af2"/>
        <w:numPr>
          <w:ilvl w:val="0"/>
          <w:numId w:val="26"/>
        </w:numPr>
      </w:pPr>
      <w:r w:rsidRPr="00F56090">
        <w:t>Connect the i</w:t>
      </w:r>
      <w:r w:rsidR="009A4E93" w:rsidRPr="00F56090">
        <w:t>nterrupt and trigger routing</w:t>
      </w:r>
      <w:r w:rsidRPr="00F56090">
        <w:t>.</w:t>
      </w:r>
    </w:p>
    <w:p w:rsidR="009A4E93" w:rsidRPr="00F56090" w:rsidRDefault="004B0AD8" w:rsidP="00EB3AC8">
      <w:pPr>
        <w:pStyle w:val="af2"/>
        <w:numPr>
          <w:ilvl w:val="0"/>
          <w:numId w:val="26"/>
        </w:numPr>
      </w:pPr>
      <w:r w:rsidRPr="00F56090">
        <w:t xml:space="preserve">Configure the </w:t>
      </w:r>
      <w:r w:rsidR="0015388F" w:rsidRPr="00F56090">
        <w:t xml:space="preserve">primary and secondary </w:t>
      </w:r>
      <w:r w:rsidRPr="00F56090">
        <w:t>f</w:t>
      </w:r>
      <w:r w:rsidR="00895D0A" w:rsidRPr="00F56090">
        <w:t>ilter</w:t>
      </w:r>
      <w:r w:rsidR="0015388F" w:rsidRPr="00F56090">
        <w:t>s</w:t>
      </w:r>
      <w:r w:rsidR="009A4E93" w:rsidRPr="00F56090">
        <w:t>.</w:t>
      </w:r>
    </w:p>
    <w:p w:rsidR="004B067C" w:rsidRPr="00F56090" w:rsidRDefault="002C103E">
      <w:r w:rsidRPr="00F56090">
        <w:t>This section further describes</w:t>
      </w:r>
      <w:r w:rsidR="004B0AD8" w:rsidRPr="00F56090">
        <w:t xml:space="preserve"> these steps, detailing </w:t>
      </w:r>
      <w:r w:rsidR="009335BF" w:rsidRPr="00F56090">
        <w:t xml:space="preserve">the </w:t>
      </w:r>
      <w:r w:rsidR="00687240" w:rsidRPr="00F56090">
        <w:t xml:space="preserve">setup process and </w:t>
      </w:r>
      <w:del w:id="979" w:author="作者">
        <w:r w:rsidR="00687240" w:rsidRPr="00F56090" w:rsidDel="0053277F">
          <w:delText xml:space="preserve">the </w:delText>
        </w:r>
        <w:r w:rsidR="00BF16FE" w:rsidRPr="00F56090" w:rsidDel="0053277F">
          <w:delText>Analog Devices</w:delText>
        </w:r>
        <w:r w:rsidR="00950B5F" w:rsidRPr="00F56090" w:rsidDel="0053277F">
          <w:delText xml:space="preserve"> </w:delText>
        </w:r>
        <w:r w:rsidR="009335BF" w:rsidRPr="00F56090" w:rsidDel="0053277F">
          <w:delText xml:space="preserve">device driver </w:delText>
        </w:r>
        <w:r w:rsidR="00950B5F" w:rsidRPr="00F56090" w:rsidDel="0053277F">
          <w:delText>functions</w:delText>
        </w:r>
        <w:r w:rsidR="009335BF" w:rsidRPr="00F56090" w:rsidDel="0053277F">
          <w:delText xml:space="preserve"> to</w:delText>
        </w:r>
        <w:r w:rsidR="004B067C" w:rsidRPr="00F56090" w:rsidDel="0053277F">
          <w:delText xml:space="preserve"> </w:delText>
        </w:r>
      </w:del>
      <w:r w:rsidR="009335BF" w:rsidRPr="00F56090">
        <w:t>program</w:t>
      </w:r>
      <w:ins w:id="980" w:author="作者">
        <w:r w:rsidR="0053277F">
          <w:t>ming</w:t>
        </w:r>
      </w:ins>
      <w:r w:rsidR="009335BF" w:rsidRPr="00F56090">
        <w:t xml:space="preserve"> the </w:t>
      </w:r>
      <w:del w:id="981" w:author="作者">
        <w:r w:rsidR="009335BF" w:rsidRPr="00F56090" w:rsidDel="0053277F">
          <w:delText>s</w:delText>
        </w:r>
        <w:r w:rsidR="00950B5F" w:rsidRPr="00F56090" w:rsidDel="0053277F">
          <w:delText xml:space="preserve">ystem and </w:delText>
        </w:r>
      </w:del>
      <w:r w:rsidR="00950B5F" w:rsidRPr="00F56090">
        <w:t xml:space="preserve">SINC filter control </w:t>
      </w:r>
      <w:r w:rsidR="004B067C" w:rsidRPr="00F56090">
        <w:t>registers</w:t>
      </w:r>
      <w:r w:rsidR="00950B5F" w:rsidRPr="00F56090">
        <w:t>.</w:t>
      </w:r>
      <w:r w:rsidR="004B067C" w:rsidRPr="00F56090">
        <w:t xml:space="preserve"> </w:t>
      </w:r>
    </w:p>
    <w:p w:rsidR="00895D0A" w:rsidRPr="00F56090" w:rsidRDefault="0046097D" w:rsidP="00F7078E">
      <w:pPr>
        <w:pStyle w:val="Figure"/>
      </w:pPr>
      <w:del w:id="982" w:author="作者">
        <w:r>
          <w:rPr>
            <w:noProof/>
            <w:lang w:eastAsia="zh-CN"/>
            <w:rPrChange w:id="983" w:author="Unknown">
              <w:rPr>
                <w:rFonts w:ascii="Minion Pro" w:hAnsi="Minion Pro" w:cs="Times New Roman"/>
                <w:i w:val="0"/>
                <w:iCs w:val="0"/>
                <w:noProof/>
                <w:kern w:val="18"/>
                <w:sz w:val="19"/>
                <w:szCs w:val="19"/>
                <w:lang w:eastAsia="zh-CN"/>
              </w:rPr>
            </w:rPrChange>
          </w:rPr>
          <w:drawing>
            <wp:inline distT="0" distB="0" distL="0" distR="0">
              <wp:extent cx="3081020" cy="1306195"/>
              <wp:effectExtent l="0" t="0" r="5080" b="8255"/>
              <wp:docPr id="33" name="Picture 33" descr="W:\WW_Datasheet\Work_In_Progress\AN-1265\Editor_Janeen_Labbe\EMFS_09242013\11801-01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WW_Datasheet\Work_In_Progress\AN-1265\Editor_Janeen_Labbe\EMFS_09242013\11801-014.emf"/>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1020" cy="1306195"/>
                      </a:xfrm>
                      <a:prstGeom prst="rect">
                        <a:avLst/>
                      </a:prstGeom>
                      <a:noFill/>
                      <a:ln>
                        <a:noFill/>
                      </a:ln>
                    </pic:spPr>
                  </pic:pic>
                </a:graphicData>
              </a:graphic>
            </wp:inline>
          </w:drawing>
        </w:r>
      </w:del>
      <w:ins w:id="984" w:author="作者">
        <w:r>
          <w:rPr>
            <w:noProof/>
            <w:lang w:eastAsia="zh-CN"/>
            <w:rPrChange w:id="985" w:author="Unknown">
              <w:rPr>
                <w:rFonts w:ascii="Minion Pro" w:hAnsi="Minion Pro" w:cs="Times New Roman"/>
                <w:i w:val="0"/>
                <w:iCs w:val="0"/>
                <w:noProof/>
                <w:kern w:val="18"/>
                <w:sz w:val="19"/>
                <w:szCs w:val="19"/>
                <w:lang w:eastAsia="zh-CN"/>
              </w:rPr>
            </w:rPrChange>
          </w:rPr>
          <w:drawing>
            <wp:inline distT="0" distB="0" distL="0" distR="0">
              <wp:extent cx="308610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ular sampling with SINC.jp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6100" cy="1263650"/>
                      </a:xfrm>
                      <a:prstGeom prst="rect">
                        <a:avLst/>
                      </a:prstGeom>
                    </pic:spPr>
                  </pic:pic>
                </a:graphicData>
              </a:graphic>
            </wp:inline>
          </w:drawing>
        </w:r>
      </w:ins>
    </w:p>
    <w:p w:rsidR="00895D0A" w:rsidRPr="00F56090" w:rsidRDefault="00895D0A" w:rsidP="00BF16FE">
      <w:pPr>
        <w:pStyle w:val="a5"/>
      </w:pPr>
      <w:bookmarkStart w:id="986" w:name="_Ref364870460"/>
      <w:bookmarkStart w:id="987" w:name="_Ref364870448"/>
      <w:r w:rsidRPr="00F56090">
        <w:t xml:space="preserve">Figure </w:t>
      </w:r>
      <w:r w:rsidR="003B377C">
        <w:fldChar w:fldCharType="begin"/>
      </w:r>
      <w:r w:rsidR="000B2502">
        <w:instrText xml:space="preserve"> SEQ Figure \* ARABIC </w:instrText>
      </w:r>
      <w:r w:rsidR="003B377C">
        <w:fldChar w:fldCharType="separate"/>
      </w:r>
      <w:ins w:id="988" w:author="作者">
        <w:r w:rsidR="00461D6B">
          <w:rPr>
            <w:noProof/>
          </w:rPr>
          <w:t>20</w:t>
        </w:r>
        <w:del w:id="989" w:author="作者">
          <w:r w:rsidR="009C03EB" w:rsidDel="00461D6B">
            <w:rPr>
              <w:noProof/>
            </w:rPr>
            <w:delText>15</w:delText>
          </w:r>
        </w:del>
      </w:ins>
      <w:del w:id="990" w:author="作者">
        <w:r w:rsidR="009D54F2" w:rsidDel="00461D6B">
          <w:rPr>
            <w:noProof/>
          </w:rPr>
          <w:delText>14</w:delText>
        </w:r>
      </w:del>
      <w:r w:rsidR="003B377C">
        <w:rPr>
          <w:noProof/>
        </w:rPr>
        <w:fldChar w:fldCharType="end"/>
      </w:r>
      <w:bookmarkEnd w:id="986"/>
      <w:r w:rsidR="00BF16FE" w:rsidRPr="00F56090">
        <w:t>.</w:t>
      </w:r>
      <w:r w:rsidRPr="00F56090">
        <w:t xml:space="preserve"> SINC </w:t>
      </w:r>
      <w:r w:rsidR="00BF16FE" w:rsidRPr="00F56090">
        <w:t>Filter System Configuration</w:t>
      </w:r>
      <w:bookmarkEnd w:id="987"/>
    </w:p>
    <w:p w:rsidR="00D74AE9" w:rsidRPr="00F56090" w:rsidRDefault="00D74AE9" w:rsidP="00D95987">
      <w:pPr>
        <w:pStyle w:val="21"/>
      </w:pPr>
      <w:bookmarkStart w:id="991" w:name="_Toc392507738"/>
      <w:r w:rsidRPr="00F56090">
        <w:t xml:space="preserve">Pin </w:t>
      </w:r>
      <w:r w:rsidR="00BF16FE" w:rsidRPr="00F56090">
        <w:t>Multiplexer Configuration</w:t>
      </w:r>
      <w:bookmarkEnd w:id="991"/>
    </w:p>
    <w:p w:rsidR="00D74AE9" w:rsidRPr="00F56090" w:rsidRDefault="00D74AE9" w:rsidP="00CF0725">
      <w:r w:rsidRPr="00F56090">
        <w:rPr>
          <w:spacing w:val="-4"/>
        </w:rPr>
        <w:t>The pin multiplexer connects the front-end modulator clock and</w:t>
      </w:r>
      <w:r w:rsidRPr="00F56090">
        <w:t xml:space="preserve"> </w:t>
      </w:r>
      <w:r w:rsidRPr="00F56090">
        <w:rPr>
          <w:spacing w:val="-4"/>
        </w:rPr>
        <w:t>data pins to the SINC module. There are two available modulator</w:t>
      </w:r>
      <w:r w:rsidRPr="00F56090">
        <w:t xml:space="preserve"> </w:t>
      </w:r>
      <w:r w:rsidRPr="00F56090">
        <w:rPr>
          <w:spacing w:val="-4"/>
        </w:rPr>
        <w:t>clock outputs (</w:t>
      </w:r>
      <w:r w:rsidR="005A6DF9" w:rsidRPr="00F56090">
        <w:rPr>
          <w:spacing w:val="-4"/>
        </w:rPr>
        <w:t>SINC</w:t>
      </w:r>
      <w:r w:rsidR="0015388F" w:rsidRPr="00F56090">
        <w:rPr>
          <w:spacing w:val="-4"/>
        </w:rPr>
        <w:t>0</w:t>
      </w:r>
      <w:r w:rsidR="005A6DF9" w:rsidRPr="00F56090">
        <w:rPr>
          <w:spacing w:val="-4"/>
        </w:rPr>
        <w:t>_CLK0 and SINC</w:t>
      </w:r>
      <w:r w:rsidR="0015388F" w:rsidRPr="00F56090">
        <w:rPr>
          <w:spacing w:val="-4"/>
        </w:rPr>
        <w:t>0</w:t>
      </w:r>
      <w:r w:rsidR="00F456B1" w:rsidRPr="00F56090">
        <w:rPr>
          <w:spacing w:val="-4"/>
        </w:rPr>
        <w:t>_CLK1</w:t>
      </w:r>
      <w:r w:rsidR="00BE355F" w:rsidRPr="00F56090">
        <w:rPr>
          <w:spacing w:val="-4"/>
        </w:rPr>
        <w:t>)</w:t>
      </w:r>
      <w:r w:rsidR="001449C7" w:rsidRPr="00F56090">
        <w:rPr>
          <w:spacing w:val="-4"/>
        </w:rPr>
        <w:t xml:space="preserve"> </w:t>
      </w:r>
      <w:r w:rsidRPr="00F56090">
        <w:rPr>
          <w:spacing w:val="-4"/>
        </w:rPr>
        <w:t>and four available</w:t>
      </w:r>
      <w:r w:rsidRPr="00F56090">
        <w:t xml:space="preserve"> SINC d</w:t>
      </w:r>
      <w:r w:rsidR="005A6DF9" w:rsidRPr="00F56090">
        <w:t>ata input pins</w:t>
      </w:r>
      <w:r w:rsidRPr="00F56090">
        <w:t xml:space="preserve"> (</w:t>
      </w:r>
      <w:r w:rsidR="005A6DF9" w:rsidRPr="00F56090">
        <w:t>SINC</w:t>
      </w:r>
      <w:r w:rsidR="0015388F" w:rsidRPr="00F56090">
        <w:t>0</w:t>
      </w:r>
      <w:r w:rsidR="005A6DF9" w:rsidRPr="00F56090">
        <w:t>_D0,</w:t>
      </w:r>
      <w:r w:rsidR="00914CF9" w:rsidRPr="00F56090">
        <w:t xml:space="preserve"> </w:t>
      </w:r>
      <w:r w:rsidR="005A6DF9" w:rsidRPr="00F56090">
        <w:t>SINC</w:t>
      </w:r>
      <w:r w:rsidR="0015388F" w:rsidRPr="00F56090">
        <w:t>0</w:t>
      </w:r>
      <w:r w:rsidR="005A6DF9" w:rsidRPr="00F56090">
        <w:t>_D1, SINC</w:t>
      </w:r>
      <w:r w:rsidR="0015388F" w:rsidRPr="00F56090">
        <w:t>0</w:t>
      </w:r>
      <w:r w:rsidR="005A6DF9" w:rsidRPr="00F56090">
        <w:t>_D2</w:t>
      </w:r>
      <w:r w:rsidR="00BF16FE" w:rsidRPr="00F56090">
        <w:t>,</w:t>
      </w:r>
      <w:r w:rsidR="005A6DF9" w:rsidRPr="00F56090">
        <w:t xml:space="preserve"> and SINC</w:t>
      </w:r>
      <w:r w:rsidR="0015388F" w:rsidRPr="00F56090">
        <w:t>0</w:t>
      </w:r>
      <w:r w:rsidR="005A6DF9" w:rsidRPr="00F56090">
        <w:t>_D3</w:t>
      </w:r>
      <w:r w:rsidR="00BF16FE" w:rsidRPr="00F56090">
        <w:t xml:space="preserve">). </w:t>
      </w:r>
      <w:r w:rsidR="009E3969" w:rsidRPr="00F56090">
        <w:t>The PORT_MUX</w:t>
      </w:r>
      <w:r w:rsidRPr="00F56090">
        <w:t xml:space="preserve"> registers control the selection of these pins from four alternate input or output signals for each of the </w:t>
      </w:r>
      <w:r w:rsidR="00F05607" w:rsidRPr="00F56090">
        <w:t>multiplexed</w:t>
      </w:r>
      <w:r w:rsidR="009E3969" w:rsidRPr="00F56090">
        <w:t xml:space="preserve"> pins.</w:t>
      </w:r>
      <w:r w:rsidR="004B0AD8" w:rsidRPr="00F56090">
        <w:t xml:space="preserve"> The PinMux64.jar and PinMux32.jar</w:t>
      </w:r>
      <w:r w:rsidR="009E3969" w:rsidRPr="00F56090">
        <w:t xml:space="preserve"> </w:t>
      </w:r>
      <w:r w:rsidR="0038515B" w:rsidRPr="00F56090">
        <w:t>Java</w:t>
      </w:r>
      <w:r w:rsidR="004B067C" w:rsidRPr="00F56090">
        <w:t xml:space="preserve"> </w:t>
      </w:r>
      <w:r w:rsidR="009E3969" w:rsidRPr="00F56090">
        <w:rPr>
          <w:spacing w:val="-4"/>
        </w:rPr>
        <w:t>application program</w:t>
      </w:r>
      <w:r w:rsidR="00641C56" w:rsidRPr="00F56090">
        <w:rPr>
          <w:spacing w:val="-4"/>
        </w:rPr>
        <w:t>s</w:t>
      </w:r>
      <w:r w:rsidR="004B0AD8" w:rsidRPr="00F56090">
        <w:rPr>
          <w:spacing w:val="-4"/>
        </w:rPr>
        <w:t>, which are</w:t>
      </w:r>
      <w:r w:rsidR="009E3969" w:rsidRPr="00F56090">
        <w:rPr>
          <w:spacing w:val="-4"/>
        </w:rPr>
        <w:t xml:space="preserve"> supplied with the </w:t>
      </w:r>
      <w:hyperlink r:id="rId72" w:history="1">
        <w:r w:rsidR="00CF0725" w:rsidRPr="00F56090">
          <w:rPr>
            <w:rStyle w:val="ab"/>
            <w:color w:val="0000FF"/>
            <w:spacing w:val="-4"/>
          </w:rPr>
          <w:t>ADSP-CM40x Enablement Software package</w:t>
        </w:r>
      </w:hyperlink>
      <w:r w:rsidR="004B0AD8" w:rsidRPr="00F56090">
        <w:t>,</w:t>
      </w:r>
      <w:r w:rsidR="0038515B" w:rsidRPr="00F56090">
        <w:t xml:space="preserve"> </w:t>
      </w:r>
      <w:r w:rsidR="009E3969" w:rsidRPr="00F56090">
        <w:t xml:space="preserve">automatically generate C code </w:t>
      </w:r>
      <w:r w:rsidR="0001520E" w:rsidRPr="00F56090">
        <w:t xml:space="preserve">to enable the </w:t>
      </w:r>
      <w:r w:rsidR="009E3969" w:rsidRPr="00F56090">
        <w:t>user port selections</w:t>
      </w:r>
      <w:r w:rsidR="00914CF9" w:rsidRPr="00F56090">
        <w:t xml:space="preserve">. </w:t>
      </w:r>
      <w:r w:rsidR="003B377C" w:rsidRPr="00F56090">
        <w:fldChar w:fldCharType="begin"/>
      </w:r>
      <w:r w:rsidR="00914CF9" w:rsidRPr="00F56090">
        <w:instrText xml:space="preserve"> REF _Ref364871263 \h </w:instrText>
      </w:r>
      <w:r w:rsidR="003B377C" w:rsidRPr="00F56090">
        <w:fldChar w:fldCharType="separate"/>
      </w:r>
      <w:ins w:id="992" w:author="作者">
        <w:r w:rsidR="00A8272E" w:rsidRPr="00F56090">
          <w:t xml:space="preserve">Figure </w:t>
        </w:r>
        <w:r w:rsidR="00A8272E">
          <w:rPr>
            <w:noProof/>
          </w:rPr>
          <w:t>21</w:t>
        </w:r>
      </w:ins>
      <w:del w:id="993" w:author="作者">
        <w:r w:rsidR="009D54F2" w:rsidRPr="00F56090" w:rsidDel="00A8272E">
          <w:delText xml:space="preserve">Figure </w:delText>
        </w:r>
        <w:r w:rsidR="009D54F2" w:rsidDel="00A8272E">
          <w:rPr>
            <w:noProof/>
          </w:rPr>
          <w:delText>15</w:delText>
        </w:r>
      </w:del>
      <w:r w:rsidR="003B377C" w:rsidRPr="00F56090">
        <w:fldChar w:fldCharType="end"/>
      </w:r>
      <w:r w:rsidR="00914CF9" w:rsidRPr="00F56090">
        <w:t xml:space="preserve"> is a snapshot of the PinMux64</w:t>
      </w:r>
      <w:r w:rsidR="004B0AD8" w:rsidRPr="00F56090">
        <w:t>.jar</w:t>
      </w:r>
      <w:r w:rsidR="00914CF9" w:rsidRPr="00F56090">
        <w:t xml:space="preserve"> application window. </w:t>
      </w:r>
    </w:p>
    <w:p w:rsidR="0001520E" w:rsidRPr="00F56090" w:rsidRDefault="000C19B3" w:rsidP="00F7078E">
      <w:pPr>
        <w:pStyle w:val="Figure"/>
      </w:pPr>
      <w:r w:rsidRPr="00F56090">
        <w:rPr>
          <w:noProof/>
          <w:lang w:eastAsia="zh-CN"/>
        </w:rPr>
        <w:lastRenderedPageBreak/>
        <w:drawing>
          <wp:inline distT="0" distB="0" distL="0" distR="0">
            <wp:extent cx="3008376" cy="2386584"/>
            <wp:effectExtent l="0" t="0" r="1905" b="0"/>
            <wp:docPr id="35" name="Picture 35" descr="W:\WW_Datasheet\Work_In_Progress\AN-1265\Editor_Janeen_Labbe\EMFS_09242013\11801-01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WW_Datasheet\Work_In_Progress\AN-1265\Editor_Janeen_Labbe\EMFS_09242013\11801-015.emf"/>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8376" cy="2386584"/>
                    </a:xfrm>
                    <a:prstGeom prst="rect">
                      <a:avLst/>
                    </a:prstGeom>
                    <a:noFill/>
                    <a:ln>
                      <a:noFill/>
                    </a:ln>
                  </pic:spPr>
                </pic:pic>
              </a:graphicData>
            </a:graphic>
          </wp:inline>
        </w:drawing>
      </w:r>
    </w:p>
    <w:p w:rsidR="0001520E" w:rsidRPr="00F56090" w:rsidRDefault="0001520E" w:rsidP="00BF16FE">
      <w:pPr>
        <w:pStyle w:val="a5"/>
      </w:pPr>
      <w:bookmarkStart w:id="994" w:name="_Ref364871263"/>
      <w:r w:rsidRPr="00F56090">
        <w:t xml:space="preserve">Figure </w:t>
      </w:r>
      <w:r w:rsidR="003B377C">
        <w:fldChar w:fldCharType="begin"/>
      </w:r>
      <w:r w:rsidR="000B2502">
        <w:instrText xml:space="preserve"> SEQ Figure \* ARABIC </w:instrText>
      </w:r>
      <w:r w:rsidR="003B377C">
        <w:fldChar w:fldCharType="separate"/>
      </w:r>
      <w:ins w:id="995" w:author="作者">
        <w:r w:rsidR="00461D6B">
          <w:rPr>
            <w:noProof/>
          </w:rPr>
          <w:t>21</w:t>
        </w:r>
        <w:del w:id="996" w:author="作者">
          <w:r w:rsidR="009C03EB" w:rsidDel="00461D6B">
            <w:rPr>
              <w:noProof/>
            </w:rPr>
            <w:delText>16</w:delText>
          </w:r>
        </w:del>
      </w:ins>
      <w:del w:id="997" w:author="作者">
        <w:r w:rsidR="009D54F2" w:rsidDel="00461D6B">
          <w:rPr>
            <w:noProof/>
          </w:rPr>
          <w:delText>15</w:delText>
        </w:r>
      </w:del>
      <w:r w:rsidR="003B377C">
        <w:rPr>
          <w:noProof/>
        </w:rPr>
        <w:fldChar w:fldCharType="end"/>
      </w:r>
      <w:bookmarkEnd w:id="994"/>
      <w:r w:rsidR="00BF16FE" w:rsidRPr="00F56090">
        <w:t>.</w:t>
      </w:r>
      <w:r w:rsidRPr="00F56090">
        <w:t xml:space="preserve"> </w:t>
      </w:r>
      <w:bookmarkStart w:id="998" w:name="_Ref364871236"/>
      <w:r w:rsidRPr="00F56090">
        <w:t xml:space="preserve">Pin </w:t>
      </w:r>
      <w:r w:rsidR="00BF16FE" w:rsidRPr="00F56090">
        <w:t>Mux Selection Tool</w:t>
      </w:r>
      <w:bookmarkEnd w:id="998"/>
    </w:p>
    <w:p w:rsidR="00F05607" w:rsidRPr="00F56090" w:rsidRDefault="00F05607" w:rsidP="00D95987">
      <w:pPr>
        <w:pStyle w:val="21"/>
      </w:pPr>
      <w:bookmarkStart w:id="999" w:name="_Toc392507739"/>
      <w:r w:rsidRPr="00F56090">
        <w:t xml:space="preserve">Data Buffer </w:t>
      </w:r>
      <w:r w:rsidR="00BF16FE" w:rsidRPr="00F56090">
        <w:t>Memory Allocation</w:t>
      </w:r>
      <w:bookmarkEnd w:id="999"/>
    </w:p>
    <w:p w:rsidR="00F05607" w:rsidRPr="00F56090" w:rsidRDefault="00F05607">
      <w:r w:rsidRPr="00F56090">
        <w:t xml:space="preserve">The primary filter data buffers must be </w:t>
      </w:r>
      <w:r w:rsidR="00FA7A9A" w:rsidRPr="00F56090">
        <w:t xml:space="preserve">defined and </w:t>
      </w:r>
      <w:r w:rsidRPr="00F56090">
        <w:t>assigned memory space</w:t>
      </w:r>
      <w:r w:rsidR="00FA7A9A" w:rsidRPr="00F56090">
        <w:t xml:space="preserve"> to allow the control algorithm to use the data</w:t>
      </w:r>
      <w:r w:rsidRPr="00F56090">
        <w:t xml:space="preserve">. The software decimation rate and the number of feedback channels define the buffer size. The </w:t>
      </w:r>
      <w:r w:rsidR="009E3969" w:rsidRPr="00F56090">
        <w:t>data is ordered on a per group basis in channel sequence. The pointer to the most recent data set is stored in the SINC_PPTRx register.</w:t>
      </w:r>
      <w:r w:rsidR="00D618B3" w:rsidRPr="00F56090">
        <w:t xml:space="preserve"> </w:t>
      </w:r>
      <w:del w:id="1000" w:author="作者">
        <w:r w:rsidR="0063785F" w:rsidRPr="00EB106E" w:rsidDel="00A8272E">
          <w:rPr>
            <w:highlight w:val="yellow"/>
          </w:rPr>
          <w:delText>Device drivers described in th</w:delText>
        </w:r>
        <w:r w:rsidR="00BE355F" w:rsidRPr="00EB106E" w:rsidDel="00A8272E">
          <w:rPr>
            <w:highlight w:val="yellow"/>
          </w:rPr>
          <w:delText xml:space="preserve">e </w:delText>
        </w:r>
        <w:r w:rsidR="003B377C" w:rsidRPr="00EB106E" w:rsidDel="00A8272E">
          <w:rPr>
            <w:highlight w:val="yellow"/>
          </w:rPr>
          <w:fldChar w:fldCharType="begin"/>
        </w:r>
        <w:r w:rsidR="00BE355F" w:rsidRPr="00EB106E" w:rsidDel="00A8272E">
          <w:rPr>
            <w:highlight w:val="yellow"/>
          </w:rPr>
          <w:delInstrText xml:space="preserve"> REF _Ref367781371 \h  \* MERGEFORMAT </w:delInstrText>
        </w:r>
        <w:r w:rsidR="003B377C" w:rsidRPr="00EB106E" w:rsidDel="00A8272E">
          <w:rPr>
            <w:highlight w:val="yellow"/>
          </w:rPr>
        </w:r>
        <w:r w:rsidR="003B377C" w:rsidRPr="00EB106E" w:rsidDel="00A8272E">
          <w:rPr>
            <w:highlight w:val="yellow"/>
          </w:rPr>
          <w:fldChar w:fldCharType="separate"/>
        </w:r>
        <w:r w:rsidR="009D54F2" w:rsidRPr="00EB106E" w:rsidDel="00A8272E">
          <w:rPr>
            <w:highlight w:val="yellow"/>
          </w:rPr>
          <w:delText>Interrupt and Trigger Routing</w:delText>
        </w:r>
        <w:r w:rsidR="003B377C" w:rsidRPr="00EB106E" w:rsidDel="00A8272E">
          <w:rPr>
            <w:highlight w:val="yellow"/>
          </w:rPr>
          <w:fldChar w:fldCharType="end"/>
        </w:r>
        <w:r w:rsidR="0063785F" w:rsidRPr="00EB106E" w:rsidDel="00A8272E">
          <w:rPr>
            <w:highlight w:val="yellow"/>
          </w:rPr>
          <w:delText xml:space="preserve"> section handle the buffer and pointer management</w:delText>
        </w:r>
        <w:r w:rsidR="0017389D" w:rsidRPr="00EB106E" w:rsidDel="00A8272E">
          <w:rPr>
            <w:highlight w:val="yellow"/>
          </w:rPr>
          <w:delText>.</w:delText>
        </w:r>
        <w:r w:rsidR="00687240" w:rsidRPr="00F56090" w:rsidDel="00A8272E">
          <w:delText xml:space="preserve"> </w:delText>
        </w:r>
      </w:del>
    </w:p>
    <w:p w:rsidR="009659CE" w:rsidRPr="00F56090" w:rsidRDefault="000C19B3" w:rsidP="00F7078E">
      <w:pPr>
        <w:pStyle w:val="Figure"/>
      </w:pPr>
      <w:r w:rsidRPr="00F56090">
        <w:rPr>
          <w:noProof/>
          <w:lang w:eastAsia="zh-CN"/>
        </w:rPr>
        <w:drawing>
          <wp:inline distT="0" distB="0" distL="0" distR="0">
            <wp:extent cx="2020824" cy="2057400"/>
            <wp:effectExtent l="0" t="0" r="0" b="0"/>
            <wp:docPr id="36" name="Picture 36" descr="W:\WW_Datasheet\Work_In_Progress\AN-1265\Editor_Janeen_Labbe\EMFS_09242013\11801-01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WW_Datasheet\Work_In_Progress\AN-1265\Editor_Janeen_Labbe\EMFS_09242013\11801-016.em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0824" cy="2057400"/>
                    </a:xfrm>
                    <a:prstGeom prst="rect">
                      <a:avLst/>
                    </a:prstGeom>
                    <a:noFill/>
                    <a:ln>
                      <a:noFill/>
                    </a:ln>
                  </pic:spPr>
                </pic:pic>
              </a:graphicData>
            </a:graphic>
          </wp:inline>
        </w:drawing>
      </w:r>
    </w:p>
    <w:p w:rsidR="009659CE" w:rsidRPr="00F56090" w:rsidRDefault="009659CE" w:rsidP="00BF16FE">
      <w:pPr>
        <w:pStyle w:val="a5"/>
      </w:pPr>
      <w:r w:rsidRPr="00F56090">
        <w:t xml:space="preserve">Figure </w:t>
      </w:r>
      <w:r w:rsidR="003B377C">
        <w:fldChar w:fldCharType="begin"/>
      </w:r>
      <w:r w:rsidR="000B2502">
        <w:instrText xml:space="preserve"> SEQ Figure \* ARABIC </w:instrText>
      </w:r>
      <w:r w:rsidR="003B377C">
        <w:fldChar w:fldCharType="separate"/>
      </w:r>
      <w:ins w:id="1001" w:author="作者">
        <w:r w:rsidR="00461D6B">
          <w:rPr>
            <w:noProof/>
          </w:rPr>
          <w:t>22</w:t>
        </w:r>
        <w:del w:id="1002" w:author="作者">
          <w:r w:rsidR="009C03EB" w:rsidDel="00461D6B">
            <w:rPr>
              <w:noProof/>
            </w:rPr>
            <w:delText>17</w:delText>
          </w:r>
        </w:del>
      </w:ins>
      <w:del w:id="1003" w:author="作者">
        <w:r w:rsidR="009D54F2" w:rsidDel="00461D6B">
          <w:rPr>
            <w:noProof/>
          </w:rPr>
          <w:delText>16</w:delText>
        </w:r>
      </w:del>
      <w:r w:rsidR="003B377C">
        <w:rPr>
          <w:noProof/>
        </w:rPr>
        <w:fldChar w:fldCharType="end"/>
      </w:r>
      <w:r w:rsidR="00BF16FE" w:rsidRPr="00F56090">
        <w:t>.</w:t>
      </w:r>
      <w:r w:rsidRPr="00F56090">
        <w:t xml:space="preserve"> Data </w:t>
      </w:r>
      <w:r w:rsidR="00BF16FE" w:rsidRPr="00F56090">
        <w:t>Buffer Organization</w:t>
      </w:r>
    </w:p>
    <w:p w:rsidR="00915187" w:rsidRPr="00F56090" w:rsidRDefault="00915187" w:rsidP="00D95987">
      <w:pPr>
        <w:pStyle w:val="21"/>
        <w:pageBreakBefore/>
      </w:pPr>
      <w:bookmarkStart w:id="1004" w:name="_Ref367781371"/>
      <w:bookmarkStart w:id="1005" w:name="_Toc392507740"/>
      <w:r w:rsidRPr="00F56090">
        <w:lastRenderedPageBreak/>
        <w:t xml:space="preserve">Interrupt and </w:t>
      </w:r>
      <w:r w:rsidR="00BF16FE" w:rsidRPr="00F56090">
        <w:t>Trigger Routing</w:t>
      </w:r>
      <w:bookmarkEnd w:id="1004"/>
      <w:bookmarkEnd w:id="1005"/>
    </w:p>
    <w:p w:rsidR="00950B5F" w:rsidRPr="00F56090" w:rsidRDefault="003B377C" w:rsidP="00BE355F">
      <w:r w:rsidRPr="00F56090">
        <w:fldChar w:fldCharType="begin"/>
      </w:r>
      <w:r w:rsidR="00A21CDE" w:rsidRPr="00F56090">
        <w:instrText xml:space="preserve"> REF _Ref364797307 \h </w:instrText>
      </w:r>
      <w:r w:rsidRPr="00F56090">
        <w:fldChar w:fldCharType="separate"/>
      </w:r>
      <w:ins w:id="1006" w:author="作者">
        <w:r w:rsidR="00A8272E" w:rsidRPr="00F56090">
          <w:t xml:space="preserve">Figure </w:t>
        </w:r>
        <w:r w:rsidR="00A8272E">
          <w:rPr>
            <w:noProof/>
          </w:rPr>
          <w:t>23</w:t>
        </w:r>
      </w:ins>
      <w:del w:id="1007" w:author="作者">
        <w:r w:rsidR="009D54F2" w:rsidRPr="00F56090" w:rsidDel="00A8272E">
          <w:delText xml:space="preserve">Figure </w:delText>
        </w:r>
        <w:r w:rsidR="009D54F2" w:rsidDel="00A8272E">
          <w:rPr>
            <w:noProof/>
          </w:rPr>
          <w:delText>17</w:delText>
        </w:r>
      </w:del>
      <w:r w:rsidRPr="00F56090">
        <w:fldChar w:fldCharType="end"/>
      </w:r>
      <w:r w:rsidR="00A21CDE" w:rsidRPr="00F56090">
        <w:t xml:space="preserve"> </w:t>
      </w:r>
      <w:r w:rsidR="00113258" w:rsidRPr="00F56090">
        <w:t xml:space="preserve">describes </w:t>
      </w:r>
      <w:r w:rsidR="00950B5F" w:rsidRPr="00F56090">
        <w:t xml:space="preserve">the </w:t>
      </w:r>
      <w:r w:rsidR="00113258" w:rsidRPr="00F56090">
        <w:t>SINC filter interconnection</w:t>
      </w:r>
      <w:r w:rsidR="00915187" w:rsidRPr="00F56090">
        <w:t xml:space="preserve"> with other peripheral functions using interrupt and trigger sig</w:t>
      </w:r>
      <w:r w:rsidR="00950B5F" w:rsidRPr="00F56090">
        <w:t xml:space="preserve">nals. </w:t>
      </w:r>
      <w:r w:rsidR="006506D3" w:rsidRPr="00F56090">
        <w:t xml:space="preserve">The SINC_STAT is the </w:t>
      </w:r>
      <w:r w:rsidR="00DF7627" w:rsidRPr="00F56090">
        <w:t>single processor interrupt signal of the SINC</w:t>
      </w:r>
      <w:r w:rsidR="0015388F" w:rsidRPr="00F56090">
        <w:t xml:space="preserve"> </w:t>
      </w:r>
      <w:r w:rsidR="0015388F" w:rsidRPr="00A4398E">
        <w:rPr>
          <w:spacing w:val="-2"/>
        </w:rPr>
        <w:t>filter</w:t>
      </w:r>
      <w:r w:rsidR="00DF7627" w:rsidRPr="00A4398E">
        <w:rPr>
          <w:spacing w:val="-2"/>
        </w:rPr>
        <w:t xml:space="preserve"> module</w:t>
      </w:r>
      <w:r w:rsidR="006506D3" w:rsidRPr="00A4398E">
        <w:rPr>
          <w:spacing w:val="-2"/>
        </w:rPr>
        <w:t xml:space="preserve">. </w:t>
      </w:r>
      <w:r w:rsidR="00950B5F" w:rsidRPr="00A4398E">
        <w:rPr>
          <w:spacing w:val="-2"/>
        </w:rPr>
        <w:t xml:space="preserve">The trigger routing unit (TRU) </w:t>
      </w:r>
      <w:r w:rsidR="006506D3" w:rsidRPr="00A4398E">
        <w:rPr>
          <w:spacing w:val="-2"/>
        </w:rPr>
        <w:t>connects the other</w:t>
      </w:r>
      <w:r w:rsidR="006506D3" w:rsidRPr="00F56090">
        <w:t xml:space="preserve"> trigger signals to </w:t>
      </w:r>
      <w:r w:rsidR="001F7E46" w:rsidRPr="00F56090">
        <w:t xml:space="preserve">the </w:t>
      </w:r>
      <w:r w:rsidR="006506D3" w:rsidRPr="00F56090">
        <w:t>peripherals and processor interrupts</w:t>
      </w:r>
      <w:r w:rsidR="001449C7" w:rsidRPr="00F56090">
        <w:t xml:space="preserve"> of the SINC filter module</w:t>
      </w:r>
      <w:r w:rsidR="002C418A" w:rsidRPr="00F56090">
        <w:t>.</w:t>
      </w:r>
      <w:r w:rsidR="009C386B" w:rsidRPr="00F56090">
        <w:t xml:space="preserve"> </w:t>
      </w:r>
      <w:r w:rsidR="002C418A" w:rsidRPr="00F56090">
        <w:t>L</w:t>
      </w:r>
      <w:r w:rsidR="009C386B" w:rsidRPr="00F56090">
        <w:t xml:space="preserve">oading </w:t>
      </w:r>
      <w:r w:rsidR="00DF7627" w:rsidRPr="00F56090">
        <w:t xml:space="preserve">the </w:t>
      </w:r>
      <w:r w:rsidR="009C386B" w:rsidRPr="00F56090">
        <w:t>trigger master address into the trigger slave registers in the TRU</w:t>
      </w:r>
      <w:r w:rsidR="002C418A" w:rsidRPr="00F56090">
        <w:t xml:space="preserve"> </w:t>
      </w:r>
      <w:r w:rsidR="00234875" w:rsidRPr="00F56090">
        <w:t>connects the routing</w:t>
      </w:r>
      <w:r w:rsidR="002C418A" w:rsidRPr="00F56090">
        <w:t>.</w:t>
      </w:r>
    </w:p>
    <w:p w:rsidR="009C386B" w:rsidRPr="00F56090" w:rsidRDefault="00A8272E">
      <w:ins w:id="1008" w:author="作者">
        <w:r>
          <w:rPr>
            <w:spacing w:val="-4"/>
          </w:rPr>
          <w:t xml:space="preserve">Through a general purpose timer, TMRn, </w:t>
        </w:r>
      </w:ins>
      <w:del w:id="1009" w:author="作者">
        <w:r w:rsidR="00EB44DA" w:rsidRPr="00A4398E" w:rsidDel="00A8272E">
          <w:rPr>
            <w:spacing w:val="-4"/>
          </w:rPr>
          <w:delText>T</w:delText>
        </w:r>
      </w:del>
      <w:ins w:id="1010" w:author="作者">
        <w:r>
          <w:rPr>
            <w:spacing w:val="-4"/>
          </w:rPr>
          <w:t>t</w:t>
        </w:r>
      </w:ins>
      <w:r w:rsidR="00EB44DA" w:rsidRPr="00A4398E">
        <w:rPr>
          <w:spacing w:val="-4"/>
        </w:rPr>
        <w:t>he</w:t>
      </w:r>
      <w:r w:rsidR="008A428F" w:rsidRPr="00A4398E">
        <w:rPr>
          <w:spacing w:val="-4"/>
        </w:rPr>
        <w:t xml:space="preserve"> TRU synchronizes the</w:t>
      </w:r>
      <w:r w:rsidR="00EB44DA" w:rsidRPr="00A4398E">
        <w:rPr>
          <w:spacing w:val="-4"/>
        </w:rPr>
        <w:t xml:space="preserve"> SINC filter modulator and decimation</w:t>
      </w:r>
      <w:r w:rsidR="00EB44DA" w:rsidRPr="00F56090">
        <w:t xml:space="preserve"> clocks </w:t>
      </w:r>
      <w:r w:rsidR="008A428F" w:rsidRPr="00F56090">
        <w:t>with</w:t>
      </w:r>
      <w:r w:rsidR="00EB44DA" w:rsidRPr="00F56090">
        <w:t xml:space="preserve"> the PWM modulator frequency</w:t>
      </w:r>
      <w:r w:rsidR="00073330" w:rsidRPr="00F56090">
        <w:t xml:space="preserve"> to meet the timing </w:t>
      </w:r>
      <w:r w:rsidR="00073330" w:rsidRPr="00A4398E">
        <w:rPr>
          <w:spacing w:val="-4"/>
        </w:rPr>
        <w:t xml:space="preserve">defined </w:t>
      </w:r>
      <w:r w:rsidR="00073330" w:rsidRPr="00A8272E">
        <w:rPr>
          <w:spacing w:val="-4"/>
        </w:rPr>
        <w:t xml:space="preserve">in </w:t>
      </w:r>
      <w:r w:rsidR="003B377C" w:rsidRPr="003B377C">
        <w:rPr>
          <w:spacing w:val="-4"/>
          <w:rPrChange w:id="1011" w:author="作者">
            <w:rPr>
              <w:spacing w:val="-4"/>
              <w:highlight w:val="yellow"/>
            </w:rPr>
          </w:rPrChange>
        </w:rPr>
        <w:lastRenderedPageBreak/>
        <w:fldChar w:fldCharType="begin"/>
      </w:r>
      <w:r w:rsidR="003B377C" w:rsidRPr="003B377C">
        <w:rPr>
          <w:spacing w:val="-4"/>
          <w:rPrChange w:id="1012" w:author="作者">
            <w:rPr>
              <w:spacing w:val="-4"/>
              <w:highlight w:val="yellow"/>
            </w:rPr>
          </w:rPrChange>
        </w:rPr>
        <w:instrText xml:space="preserve"> REF _Ref364797339 \h  \* MERGEFORMAT </w:instrText>
      </w:r>
      <w:r w:rsidR="003B377C" w:rsidRPr="003B377C">
        <w:rPr>
          <w:spacing w:val="-4"/>
          <w:rPrChange w:id="1013" w:author="作者">
            <w:rPr>
              <w:spacing w:val="-4"/>
            </w:rPr>
          </w:rPrChange>
        </w:rPr>
      </w:r>
      <w:r w:rsidR="003B377C" w:rsidRPr="003B377C">
        <w:rPr>
          <w:spacing w:val="-4"/>
          <w:rPrChange w:id="1014" w:author="作者">
            <w:rPr>
              <w:spacing w:val="-4"/>
              <w:highlight w:val="yellow"/>
            </w:rPr>
          </w:rPrChange>
        </w:rPr>
        <w:fldChar w:fldCharType="separate"/>
      </w:r>
      <w:ins w:id="1015" w:author="作者">
        <w:r w:rsidR="003B377C" w:rsidRPr="003B377C">
          <w:rPr>
            <w:spacing w:val="-4"/>
            <w:rPrChange w:id="1016" w:author="作者">
              <w:rPr>
                <w:highlight w:val="yellow"/>
              </w:rPr>
            </w:rPrChange>
          </w:rPr>
          <w:t>Figure 13</w:t>
        </w:r>
      </w:ins>
      <w:del w:id="1017" w:author="作者">
        <w:r w:rsidR="003B377C" w:rsidRPr="003B377C">
          <w:rPr>
            <w:spacing w:val="-4"/>
            <w:rPrChange w:id="1018" w:author="作者">
              <w:rPr>
                <w:spacing w:val="-4"/>
                <w:highlight w:val="yellow"/>
              </w:rPr>
            </w:rPrChange>
          </w:rPr>
          <w:delText>Figure 7</w:delText>
        </w:r>
      </w:del>
      <w:r w:rsidR="003B377C" w:rsidRPr="003B377C">
        <w:rPr>
          <w:spacing w:val="-4"/>
          <w:rPrChange w:id="1019" w:author="作者">
            <w:rPr>
              <w:spacing w:val="-4"/>
              <w:highlight w:val="yellow"/>
            </w:rPr>
          </w:rPrChange>
        </w:rPr>
        <w:fldChar w:fldCharType="end"/>
      </w:r>
      <w:r w:rsidR="003B377C" w:rsidRPr="003B377C">
        <w:rPr>
          <w:spacing w:val="-4"/>
          <w:rPrChange w:id="1020" w:author="作者">
            <w:rPr>
              <w:spacing w:val="-4"/>
              <w:highlight w:val="yellow"/>
            </w:rPr>
          </w:rPrChange>
        </w:rPr>
        <w:t>.</w:t>
      </w:r>
      <w:r w:rsidR="00073330" w:rsidRPr="00A4398E">
        <w:rPr>
          <w:spacing w:val="-4"/>
        </w:rPr>
        <w:t xml:space="preserve"> </w:t>
      </w:r>
      <w:r w:rsidR="00EB44DA" w:rsidRPr="00A4398E">
        <w:rPr>
          <w:spacing w:val="-4"/>
        </w:rPr>
        <w:t xml:space="preserve">The </w:t>
      </w:r>
      <w:r w:rsidR="008A428F" w:rsidRPr="00A4398E">
        <w:rPr>
          <w:spacing w:val="-4"/>
        </w:rPr>
        <w:t xml:space="preserve">TRU connects the </w:t>
      </w:r>
      <w:r w:rsidR="00EB44DA" w:rsidRPr="00A4398E">
        <w:rPr>
          <w:spacing w:val="-4"/>
        </w:rPr>
        <w:t>SINC filter data transfer</w:t>
      </w:r>
      <w:r w:rsidR="00EB44DA" w:rsidRPr="00F56090">
        <w:t xml:space="preserve"> trigger to the control software interrupt</w:t>
      </w:r>
      <w:r w:rsidR="00FB02AE" w:rsidRPr="00F56090">
        <w:t xml:space="preserve"> to start execution of the control algorithm</w:t>
      </w:r>
      <w:r w:rsidR="00EB44DA" w:rsidRPr="00F56090">
        <w:t xml:space="preserve">. </w:t>
      </w:r>
    </w:p>
    <w:p w:rsidR="00DF62DB" w:rsidRPr="00F56090" w:rsidRDefault="00EB44DA">
      <w:r w:rsidRPr="00F56090">
        <w:t xml:space="preserve">The </w:t>
      </w:r>
      <w:r w:rsidR="008A428F" w:rsidRPr="00F56090">
        <w:t xml:space="preserve">TRU connects </w:t>
      </w:r>
      <w:r w:rsidR="009C386B" w:rsidRPr="00F56090">
        <w:t xml:space="preserve">both </w:t>
      </w:r>
      <w:r w:rsidR="00DF7627" w:rsidRPr="00F56090">
        <w:t xml:space="preserve">of the </w:t>
      </w:r>
      <w:r w:rsidR="009C386B" w:rsidRPr="00F56090">
        <w:t>SINC</w:t>
      </w:r>
      <w:r w:rsidRPr="00F56090">
        <w:t xml:space="preserve"> overload trigger</w:t>
      </w:r>
      <w:r w:rsidR="00BE7664" w:rsidRPr="00F56090">
        <w:t>s</w:t>
      </w:r>
      <w:r w:rsidRPr="00F56090">
        <w:t xml:space="preserve"> to the PWM modulator </w:t>
      </w:r>
      <w:r w:rsidR="009C386B" w:rsidRPr="00F56090">
        <w:t>TRIP1</w:t>
      </w:r>
      <w:r w:rsidRPr="00F56090">
        <w:t xml:space="preserve"> input to enable overcurrent protection.</w:t>
      </w:r>
      <w:r w:rsidR="00113258" w:rsidRPr="00F56090">
        <w:t xml:space="preserve"> </w:t>
      </w:r>
      <w:r w:rsidR="009C386B" w:rsidRPr="00F56090">
        <w:t xml:space="preserve">The </w:t>
      </w:r>
      <w:r w:rsidR="00334FE1" w:rsidRPr="00F56090">
        <w:t xml:space="preserve">TRIP0 input connects to the </w:t>
      </w:r>
      <w:r w:rsidR="009C386B" w:rsidRPr="00F56090">
        <w:t xml:space="preserve">external </w:t>
      </w:r>
      <w:r w:rsidR="00334FE1" w:rsidRPr="00F56090">
        <w:t>trip signal</w:t>
      </w:r>
      <w:r w:rsidR="002C418A" w:rsidRPr="00F56090">
        <w:t xml:space="preserve"> only</w:t>
      </w:r>
      <w:r w:rsidR="009C386B" w:rsidRPr="00F56090">
        <w:t xml:space="preserve">. The PWM modulator </w:t>
      </w:r>
      <w:r w:rsidR="00DF7627" w:rsidRPr="00F56090">
        <w:t>as well as</w:t>
      </w:r>
      <w:r w:rsidR="00334FE1" w:rsidRPr="00F56090">
        <w:t xml:space="preserve"> TRIP0 and TRIP1 inputs must be </w:t>
      </w:r>
      <w:r w:rsidR="00334FE1" w:rsidRPr="00A4398E">
        <w:rPr>
          <w:spacing w:val="-4"/>
        </w:rPr>
        <w:t xml:space="preserve">configured to accept these triggers. </w:t>
      </w:r>
      <w:r w:rsidR="002C418A" w:rsidRPr="00A4398E">
        <w:rPr>
          <w:spacing w:val="-4"/>
        </w:rPr>
        <w:t>There are two interrupt trigger</w:t>
      </w:r>
      <w:r w:rsidR="00DF7627" w:rsidRPr="00A4398E">
        <w:rPr>
          <w:spacing w:val="-4"/>
        </w:rPr>
        <w:t>s</w:t>
      </w:r>
      <w:r w:rsidR="00DF7627" w:rsidRPr="00F56090">
        <w:t xml:space="preserve"> </w:t>
      </w:r>
      <w:r w:rsidR="00DF7627" w:rsidRPr="00A4398E">
        <w:rPr>
          <w:spacing w:val="-5"/>
        </w:rPr>
        <w:t>produced by an overload fault:</w:t>
      </w:r>
      <w:r w:rsidR="002C418A" w:rsidRPr="00A4398E">
        <w:rPr>
          <w:spacing w:val="-5"/>
        </w:rPr>
        <w:t xml:space="preserve"> </w:t>
      </w:r>
      <w:r w:rsidR="00DF7627" w:rsidRPr="00A4398E">
        <w:rPr>
          <w:spacing w:val="-5"/>
        </w:rPr>
        <w:t xml:space="preserve">the </w:t>
      </w:r>
      <w:r w:rsidR="002C418A" w:rsidRPr="00A4398E">
        <w:rPr>
          <w:spacing w:val="-5"/>
        </w:rPr>
        <w:t>SINC_STAT interrupt connected</w:t>
      </w:r>
      <w:r w:rsidR="002C418A" w:rsidRPr="00F56090">
        <w:t xml:space="preserve"> directly to the CPU and the PWM_TRIP1 interrupt generated by the SINC overload trigger.</w:t>
      </w:r>
      <w:r w:rsidR="00BF16FE" w:rsidRPr="00F56090">
        <w:t xml:space="preserve"> </w:t>
      </w:r>
      <w:del w:id="1021" w:author="作者">
        <w:r w:rsidR="00200110" w:rsidRPr="00F56090" w:rsidDel="00A8272E">
          <w:delText xml:space="preserve">The code </w:delText>
        </w:r>
        <w:r w:rsidR="0063785F" w:rsidRPr="00F56090" w:rsidDel="00A8272E">
          <w:delText xml:space="preserve">segment </w:delText>
        </w:r>
        <w:r w:rsidR="00F43F1D" w:rsidRPr="00F56090" w:rsidDel="00A8272E">
          <w:delText xml:space="preserve">at the end of the </w:delText>
        </w:r>
        <w:r w:rsidR="003B377C" w:rsidRPr="00EB106E" w:rsidDel="00A8272E">
          <w:rPr>
            <w:highlight w:val="yellow"/>
          </w:rPr>
          <w:fldChar w:fldCharType="begin"/>
        </w:r>
        <w:r w:rsidR="00F43F1D" w:rsidRPr="00EB106E" w:rsidDel="00A8272E">
          <w:rPr>
            <w:highlight w:val="yellow"/>
          </w:rPr>
          <w:delInstrText xml:space="preserve"> REF _Ref367723041 \h  \* MERGEFORMAT </w:delInstrText>
        </w:r>
        <w:r w:rsidR="003B377C" w:rsidRPr="00EB106E" w:rsidDel="00A8272E">
          <w:rPr>
            <w:highlight w:val="yellow"/>
          </w:rPr>
        </w:r>
        <w:r w:rsidR="003B377C" w:rsidRPr="00EB106E" w:rsidDel="00A8272E">
          <w:rPr>
            <w:highlight w:val="yellow"/>
          </w:rPr>
          <w:fldChar w:fldCharType="separate"/>
        </w:r>
        <w:r w:rsidR="009D54F2" w:rsidRPr="00EB106E" w:rsidDel="00A8272E">
          <w:rPr>
            <w:highlight w:val="yellow"/>
          </w:rPr>
          <w:delText>SINC Filter Software Support</w:delText>
        </w:r>
        <w:r w:rsidR="003B377C" w:rsidRPr="00EB106E" w:rsidDel="00A8272E">
          <w:rPr>
            <w:highlight w:val="yellow"/>
          </w:rPr>
          <w:fldChar w:fldCharType="end"/>
        </w:r>
        <w:r w:rsidR="00F43F1D" w:rsidRPr="00EB106E" w:rsidDel="00A8272E">
          <w:rPr>
            <w:highlight w:val="yellow"/>
          </w:rPr>
          <w:delText xml:space="preserve"> section </w:delText>
        </w:r>
        <w:r w:rsidR="0063785F" w:rsidRPr="00EB106E" w:rsidDel="00A8272E">
          <w:rPr>
            <w:highlight w:val="yellow"/>
          </w:rPr>
          <w:delText>includes</w:delText>
        </w:r>
        <w:r w:rsidR="00AC7A21" w:rsidRPr="00EB106E" w:rsidDel="00A8272E">
          <w:rPr>
            <w:highlight w:val="yellow"/>
          </w:rPr>
          <w:delText xml:space="preserve"> </w:delText>
        </w:r>
        <w:r w:rsidR="00200110" w:rsidRPr="00EB106E" w:rsidDel="00A8272E">
          <w:rPr>
            <w:highlight w:val="yellow"/>
          </w:rPr>
          <w:delText>the device driver calls to implement the</w:delText>
        </w:r>
        <w:r w:rsidR="00F43F1D" w:rsidRPr="00EB106E" w:rsidDel="00A8272E">
          <w:rPr>
            <w:highlight w:val="yellow"/>
          </w:rPr>
          <w:delText>se</w:delText>
        </w:r>
        <w:r w:rsidR="00200110" w:rsidRPr="00EB106E" w:rsidDel="00A8272E">
          <w:rPr>
            <w:highlight w:val="yellow"/>
          </w:rPr>
          <w:delText xml:space="preserve"> connections.</w:delText>
        </w:r>
      </w:del>
    </w:p>
    <w:p w:rsidR="000C19B3" w:rsidRPr="00F56090" w:rsidRDefault="000C19B3" w:rsidP="00DF7627">
      <w:pPr>
        <w:pStyle w:val="Figure"/>
        <w:sectPr w:rsidR="000C19B3"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0C19B3" w:rsidRPr="00F56090" w:rsidRDefault="000C19B3" w:rsidP="000C19B3"/>
    <w:p w:rsidR="009335BF" w:rsidRPr="00F56090" w:rsidRDefault="0046097D" w:rsidP="00DF7627">
      <w:pPr>
        <w:pStyle w:val="Figure"/>
      </w:pPr>
      <w:del w:id="1022" w:author="作者">
        <w:r>
          <w:rPr>
            <w:noProof/>
            <w:lang w:eastAsia="zh-CN"/>
            <w:rPrChange w:id="1023" w:author="Unknown">
              <w:rPr>
                <w:rFonts w:ascii="Minion Pro" w:hAnsi="Minion Pro" w:cs="Times New Roman"/>
                <w:i w:val="0"/>
                <w:iCs w:val="0"/>
                <w:noProof/>
                <w:kern w:val="18"/>
                <w:sz w:val="19"/>
                <w:szCs w:val="19"/>
                <w:lang w:eastAsia="zh-CN"/>
              </w:rPr>
            </w:rPrChange>
          </w:rPr>
          <w:drawing>
            <wp:inline distT="0" distB="0" distL="0" distR="0">
              <wp:extent cx="3401568" cy="1664208"/>
              <wp:effectExtent l="0" t="0" r="8890" b="0"/>
              <wp:docPr id="37" name="Picture 37" descr="W:\WW_Datasheet\Work_In_Progress\AN-1265\Editor_Janeen_Labbe\EMFS_09242013\11801-01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WW_Datasheet\Work_In_Progress\AN-1265\Editor_Janeen_Labbe\EMFS_09242013\11801-017.emf"/>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1568" cy="1664208"/>
                      </a:xfrm>
                      <a:prstGeom prst="rect">
                        <a:avLst/>
                      </a:prstGeom>
                      <a:noFill/>
                      <a:ln>
                        <a:noFill/>
                      </a:ln>
                    </pic:spPr>
                  </pic:pic>
                </a:graphicData>
              </a:graphic>
            </wp:inline>
          </w:drawing>
        </w:r>
      </w:del>
      <w:ins w:id="1024" w:author="作者">
        <w:r>
          <w:rPr>
            <w:noProof/>
            <w:lang w:eastAsia="zh-CN"/>
            <w:rPrChange w:id="1025" w:author="Unknown">
              <w:rPr>
                <w:rFonts w:ascii="Minion Pro" w:hAnsi="Minion Pro" w:cs="Times New Roman"/>
                <w:i w:val="0"/>
                <w:iCs w:val="0"/>
                <w:noProof/>
                <w:kern w:val="18"/>
                <w:sz w:val="19"/>
                <w:szCs w:val="19"/>
                <w:lang w:eastAsia="zh-CN"/>
              </w:rPr>
            </w:rPrChange>
          </w:rPr>
          <w:drawing>
            <wp:inline distT="0" distB="0" distL="0" distR="0">
              <wp:extent cx="442722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ular sampling with SINC.jp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7220" cy="2339340"/>
                      </a:xfrm>
                      <a:prstGeom prst="rect">
                        <a:avLst/>
                      </a:prstGeom>
                    </pic:spPr>
                  </pic:pic>
                </a:graphicData>
              </a:graphic>
            </wp:inline>
          </w:drawing>
        </w:r>
      </w:ins>
    </w:p>
    <w:p w:rsidR="009335BF" w:rsidRPr="00F56090" w:rsidRDefault="009335BF" w:rsidP="00BF16FE">
      <w:pPr>
        <w:pStyle w:val="a5"/>
      </w:pPr>
      <w:bookmarkStart w:id="1026" w:name="_Ref364797307"/>
      <w:bookmarkStart w:id="1027" w:name="_Ref364797244"/>
      <w:r w:rsidRPr="00F56090">
        <w:t xml:space="preserve">Figure </w:t>
      </w:r>
      <w:r w:rsidR="003B377C">
        <w:fldChar w:fldCharType="begin"/>
      </w:r>
      <w:r w:rsidR="000B2502">
        <w:instrText xml:space="preserve"> SEQ Figure \* ARABIC </w:instrText>
      </w:r>
      <w:r w:rsidR="003B377C">
        <w:fldChar w:fldCharType="separate"/>
      </w:r>
      <w:ins w:id="1028" w:author="作者">
        <w:r w:rsidR="00461D6B">
          <w:rPr>
            <w:noProof/>
          </w:rPr>
          <w:t>23</w:t>
        </w:r>
        <w:del w:id="1029" w:author="作者">
          <w:r w:rsidR="009C03EB" w:rsidDel="00461D6B">
            <w:rPr>
              <w:noProof/>
            </w:rPr>
            <w:delText>18</w:delText>
          </w:r>
        </w:del>
      </w:ins>
      <w:del w:id="1030" w:author="作者">
        <w:r w:rsidR="009D54F2" w:rsidDel="00461D6B">
          <w:rPr>
            <w:noProof/>
          </w:rPr>
          <w:delText>17</w:delText>
        </w:r>
      </w:del>
      <w:r w:rsidR="003B377C">
        <w:rPr>
          <w:noProof/>
        </w:rPr>
        <w:fldChar w:fldCharType="end"/>
      </w:r>
      <w:bookmarkEnd w:id="1026"/>
      <w:r w:rsidR="00BF16FE" w:rsidRPr="00F56090">
        <w:t>.</w:t>
      </w:r>
      <w:r w:rsidRPr="00F56090">
        <w:t xml:space="preserve"> </w:t>
      </w:r>
      <w:r w:rsidR="003A1432" w:rsidRPr="00F56090">
        <w:t xml:space="preserve">SINC </w:t>
      </w:r>
      <w:r w:rsidR="00BF16FE" w:rsidRPr="00F56090">
        <w:t>Filter Trigger Routing</w:t>
      </w:r>
      <w:bookmarkEnd w:id="1027"/>
    </w:p>
    <w:p w:rsidR="000C19B3" w:rsidRPr="00F56090" w:rsidRDefault="000C19B3" w:rsidP="000C19B3">
      <w:pPr>
        <w:sectPr w:rsidR="000C19B3"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0C19B3" w:rsidRPr="00F56090" w:rsidRDefault="000C19B3" w:rsidP="000C19B3"/>
    <w:p w:rsidR="00D95987" w:rsidRPr="00F56090" w:rsidRDefault="00432E13" w:rsidP="000C19B3">
      <w:pPr>
        <w:pStyle w:val="21"/>
        <w:pageBreakBefore/>
      </w:pPr>
      <w:bookmarkStart w:id="1031" w:name="_Toc392507741"/>
      <w:r w:rsidRPr="00F56090">
        <w:lastRenderedPageBreak/>
        <w:t>Primary</w:t>
      </w:r>
      <w:r w:rsidR="008A428F" w:rsidRPr="00F56090">
        <w:t xml:space="preserve"> and</w:t>
      </w:r>
      <w:r w:rsidRPr="00F56090">
        <w:t xml:space="preserve"> Secondary</w:t>
      </w:r>
      <w:r w:rsidR="00EB3AC8" w:rsidRPr="00F56090">
        <w:t xml:space="preserve"> </w:t>
      </w:r>
      <w:r w:rsidR="00BF16FE" w:rsidRPr="00F56090">
        <w:t>Filter Configuration</w:t>
      </w:r>
      <w:r w:rsidRPr="00F56090">
        <w:t>s</w:t>
      </w:r>
      <w:bookmarkEnd w:id="1031"/>
    </w:p>
    <w:p w:rsidR="007F2D6F" w:rsidRPr="00F56090" w:rsidRDefault="00ED4429" w:rsidP="00DF7627">
      <w:r w:rsidRPr="00F56090">
        <w:t xml:space="preserve">Filter channels are organized in groups </w:t>
      </w:r>
      <w:r w:rsidR="00DF7627" w:rsidRPr="00F56090">
        <w:t>because</w:t>
      </w:r>
      <w:r w:rsidRPr="00F56090">
        <w:t xml:space="preserve"> it is typical for </w:t>
      </w:r>
      <w:r w:rsidRPr="00A4398E">
        <w:rPr>
          <w:spacing w:val="-4"/>
        </w:rPr>
        <w:t>two or three feedback signals to need the same filter parameters.</w:t>
      </w:r>
      <w:r w:rsidRPr="00F56090">
        <w:t xml:space="preserve"> </w:t>
      </w:r>
      <w:r w:rsidR="00DE1661" w:rsidRPr="00F56090">
        <w:t xml:space="preserve">The SINC module has two groups of configuration registers. The channels in any </w:t>
      </w:r>
      <w:r w:rsidR="007F2D6F" w:rsidRPr="00F56090">
        <w:t xml:space="preserve">one </w:t>
      </w:r>
      <w:r w:rsidR="00DE1661" w:rsidRPr="00F56090">
        <w:t>group share the same clock and have common filter parameters</w:t>
      </w:r>
      <w:r w:rsidR="00DF7627" w:rsidRPr="00F56090">
        <w:t>,</w:t>
      </w:r>
      <w:r w:rsidR="00DE1661" w:rsidRPr="00F56090">
        <w:t xml:space="preserve"> such as filter order, decimation rate, </w:t>
      </w:r>
      <w:r w:rsidR="00DE1661" w:rsidRPr="00A4398E">
        <w:rPr>
          <w:spacing w:val="-4"/>
        </w:rPr>
        <w:t>scaling</w:t>
      </w:r>
      <w:r w:rsidR="00DF7627" w:rsidRPr="00A4398E">
        <w:rPr>
          <w:spacing w:val="-4"/>
        </w:rPr>
        <w:t>,</w:t>
      </w:r>
      <w:r w:rsidR="00DE1661" w:rsidRPr="00A4398E">
        <w:rPr>
          <w:spacing w:val="-4"/>
        </w:rPr>
        <w:t xml:space="preserve"> and bias. </w:t>
      </w:r>
      <w:r w:rsidR="007F2D6F" w:rsidRPr="00A4398E">
        <w:rPr>
          <w:spacing w:val="-4"/>
        </w:rPr>
        <w:t>The exception is the overload limit and history</w:t>
      </w:r>
      <w:r w:rsidR="007F2D6F" w:rsidRPr="00F56090">
        <w:t xml:space="preserve"> </w:t>
      </w:r>
      <w:r w:rsidR="007F2D6F" w:rsidRPr="00A4398E">
        <w:rPr>
          <w:spacing w:val="-4"/>
        </w:rPr>
        <w:t>registers</w:t>
      </w:r>
      <w:r w:rsidR="00DF7627" w:rsidRPr="00A4398E">
        <w:rPr>
          <w:spacing w:val="-4"/>
        </w:rPr>
        <w:t>,</w:t>
      </w:r>
      <w:r w:rsidR="007F2D6F" w:rsidRPr="00A4398E">
        <w:rPr>
          <w:spacing w:val="-4"/>
        </w:rPr>
        <w:t xml:space="preserve"> which have a per channel organizati</w:t>
      </w:r>
      <w:r w:rsidR="00BF16FE" w:rsidRPr="00A4398E">
        <w:rPr>
          <w:spacing w:val="-4"/>
        </w:rPr>
        <w:t xml:space="preserve">on. </w:t>
      </w:r>
      <w:r w:rsidR="007F2D6F" w:rsidRPr="00A4398E">
        <w:rPr>
          <w:spacing w:val="-4"/>
        </w:rPr>
        <w:t>Enabling a filter</w:t>
      </w:r>
      <w:r w:rsidR="00D6578B" w:rsidRPr="00F56090">
        <w:t xml:space="preserve"> channel assigns</w:t>
      </w:r>
      <w:r w:rsidR="007F2D6F" w:rsidRPr="00F56090">
        <w:t xml:space="preserve"> it to a configuration group. The configuration registers define the modulator clocks, filter parameters, DMA data transfer</w:t>
      </w:r>
      <w:r w:rsidR="00DF7627" w:rsidRPr="00F56090">
        <w:t>,</w:t>
      </w:r>
      <w:r w:rsidR="007F2D6F" w:rsidRPr="00F56090">
        <w:t xml:space="preserve"> and overload detection. </w:t>
      </w:r>
    </w:p>
    <w:p w:rsidR="00D6578B" w:rsidRPr="00F56090" w:rsidRDefault="003B377C" w:rsidP="00432E13">
      <w:fldSimple w:instr=" REF _Ref364875665 \h  \* MERGEFORMAT ">
        <w:ins w:id="1032" w:author="作者">
          <w:r w:rsidRPr="003B377C">
            <w:rPr>
              <w:spacing w:val="-4"/>
              <w:rPrChange w:id="1033" w:author="作者">
                <w:rPr/>
              </w:rPrChange>
            </w:rPr>
            <w:t xml:space="preserve">Figure </w:t>
          </w:r>
          <w:r w:rsidRPr="003B377C">
            <w:rPr>
              <w:noProof/>
              <w:spacing w:val="-4"/>
              <w:rPrChange w:id="1034" w:author="作者">
                <w:rPr>
                  <w:noProof/>
                </w:rPr>
              </w:rPrChange>
            </w:rPr>
            <w:t>24</w:t>
          </w:r>
        </w:ins>
        <w:del w:id="1035" w:author="作者">
          <w:r w:rsidR="009D54F2" w:rsidRPr="009D54F2" w:rsidDel="003B66E7">
            <w:rPr>
              <w:spacing w:val="-4"/>
            </w:rPr>
            <w:delText xml:space="preserve">Figure </w:delText>
          </w:r>
          <w:r w:rsidR="009D54F2" w:rsidRPr="009D54F2" w:rsidDel="003B66E7">
            <w:rPr>
              <w:noProof/>
              <w:spacing w:val="-4"/>
            </w:rPr>
            <w:delText>18</w:delText>
          </w:r>
        </w:del>
      </w:fldSimple>
      <w:r w:rsidR="007F2D6F" w:rsidRPr="00A4398E">
        <w:rPr>
          <w:spacing w:val="-4"/>
        </w:rPr>
        <w:t xml:space="preserve"> describes the assignment of filter and system pa</w:t>
      </w:r>
      <w:r w:rsidR="00D6578B" w:rsidRPr="00A4398E">
        <w:rPr>
          <w:spacing w:val="-4"/>
        </w:rPr>
        <w:t>rameters</w:t>
      </w:r>
      <w:r w:rsidR="00D6578B" w:rsidRPr="00F56090">
        <w:t xml:space="preserve"> to </w:t>
      </w:r>
      <w:r w:rsidR="00432E13" w:rsidRPr="00F56090">
        <w:t>G</w:t>
      </w:r>
      <w:r w:rsidR="00D6578B" w:rsidRPr="00F56090">
        <w:t xml:space="preserve">roup0 </w:t>
      </w:r>
      <w:r w:rsidR="007F2D6F" w:rsidRPr="00F56090">
        <w:t>registers.</w:t>
      </w:r>
      <w:r w:rsidR="00D6578B" w:rsidRPr="00F56090">
        <w:t xml:space="preserve"> The Group1 registers organization is the same. The SINC_CTL register enables each channel and assigns the control group. The recommended process is to configure the filter group before enabling the channels in the group. The SINC_CTL register also masks the SINC_STAT interrupt. The system </w:t>
      </w:r>
      <w:r w:rsidR="00953FED" w:rsidRPr="00F56090">
        <w:t>status register,</w:t>
      </w:r>
      <w:r w:rsidR="00D6578B" w:rsidRPr="00F56090">
        <w:t xml:space="preserve"> SINC_STAT</w:t>
      </w:r>
      <w:r w:rsidR="00953FED" w:rsidRPr="00F56090">
        <w:t>,</w:t>
      </w:r>
      <w:r w:rsidR="00D6578B" w:rsidRPr="00F56090">
        <w:t xml:space="preserve"> reports the fault </w:t>
      </w:r>
      <w:r w:rsidR="00BF16FE" w:rsidRPr="00F56090">
        <w:t>and data trigger count status.</w:t>
      </w:r>
    </w:p>
    <w:p w:rsidR="00D6578B" w:rsidRPr="00A4398E" w:rsidRDefault="00D6578B" w:rsidP="00432E13">
      <w:pPr>
        <w:rPr>
          <w:spacing w:val="-4"/>
        </w:rPr>
      </w:pPr>
      <w:r w:rsidRPr="00A4398E">
        <w:rPr>
          <w:spacing w:val="-4"/>
        </w:rPr>
        <w:t>Three registers per group and the clock register define the primary</w:t>
      </w:r>
      <w:r w:rsidRPr="00F56090">
        <w:t xml:space="preserve"> </w:t>
      </w:r>
      <w:r w:rsidRPr="00A4398E">
        <w:rPr>
          <w:spacing w:val="-4"/>
        </w:rPr>
        <w:t xml:space="preserve">and secondary filter parameters. SINC_RATE0 and </w:t>
      </w:r>
      <w:r w:rsidRPr="00A4398E">
        <w:rPr>
          <w:spacing w:val="-4"/>
        </w:rPr>
        <w:lastRenderedPageBreak/>
        <w:t>SINC_RATE1</w:t>
      </w:r>
      <w:r w:rsidRPr="00F56090">
        <w:t xml:space="preserve"> set the primary and secondary filter decimation rates (PDEC, </w:t>
      </w:r>
      <w:r w:rsidRPr="00A4398E">
        <w:rPr>
          <w:spacing w:val="-4"/>
        </w:rPr>
        <w:t xml:space="preserve">SDEC) and the primary filter phase (normally </w:t>
      </w:r>
      <w:r w:rsidR="006E05DA" w:rsidRPr="00A4398E">
        <w:rPr>
          <w:spacing w:val="-4"/>
        </w:rPr>
        <w:t>0</w:t>
      </w:r>
      <w:r w:rsidR="00432E13" w:rsidRPr="00A4398E">
        <w:rPr>
          <w:spacing w:val="-4"/>
        </w:rPr>
        <w:t>°</w:t>
      </w:r>
      <w:r w:rsidRPr="00A4398E">
        <w:rPr>
          <w:spacing w:val="-4"/>
        </w:rPr>
        <w:t>). SINC_LEVEL0</w:t>
      </w:r>
      <w:r w:rsidRPr="00F56090">
        <w:t xml:space="preserve"> </w:t>
      </w:r>
      <w:r w:rsidRPr="00A4398E">
        <w:rPr>
          <w:spacing w:val="-4"/>
        </w:rPr>
        <w:t>and SINC_LEVEL1 define the primary and secondary filter order</w:t>
      </w:r>
      <w:r w:rsidRPr="00F56090">
        <w:t xml:space="preserve"> (PORD, SORD) and </w:t>
      </w:r>
      <w:r w:rsidR="00DF7627" w:rsidRPr="00F56090">
        <w:t xml:space="preserve">the </w:t>
      </w:r>
      <w:r w:rsidRPr="00F56090">
        <w:t>primary filter scale (PSCALE). BIAS0 and BIAS1 define the primary filter data offset. The SINC_CLK register</w:t>
      </w:r>
      <w:r w:rsidR="000B60D0" w:rsidRPr="00F56090">
        <w:t xml:space="preserve"> </w:t>
      </w:r>
      <w:r w:rsidRPr="00F56090">
        <w:t>defines the CLK0 and CLK1 modulator clock frequency and can enable synchroniza</w:t>
      </w:r>
      <w:r w:rsidR="00BF16FE" w:rsidRPr="00F56090">
        <w:t xml:space="preserve">tion with an external trigger. </w:t>
      </w:r>
      <w:r w:rsidRPr="00F56090">
        <w:t xml:space="preserve">This </w:t>
      </w:r>
      <w:r w:rsidRPr="00A4398E">
        <w:rPr>
          <w:spacing w:val="-4"/>
        </w:rPr>
        <w:t>register also includes a means to adjust the clock phase if required.</w:t>
      </w:r>
    </w:p>
    <w:p w:rsidR="00D6578B" w:rsidRPr="00F56090" w:rsidRDefault="00D6578B" w:rsidP="00432E13">
      <w:r w:rsidRPr="00F56090">
        <w:t xml:space="preserve">Three registers per group support the primary DMA channels. </w:t>
      </w:r>
      <w:r w:rsidRPr="00A4398E">
        <w:rPr>
          <w:spacing w:val="-4"/>
        </w:rPr>
        <w:t>SINC_PHEAD0 and SINC_TAIL0 define the memory addresses</w:t>
      </w:r>
      <w:r w:rsidRPr="00F56090">
        <w:t xml:space="preserve"> for the </w:t>
      </w:r>
      <w:r w:rsidR="00432E13" w:rsidRPr="00F56090">
        <w:t>G</w:t>
      </w:r>
      <w:r w:rsidRPr="00F56090">
        <w:t>roup0 primary output data buffer. The SINC_PPTR0 register stores the pointer to the most recent data in the buffer. The PCNT bits in the SINC_LEVEL0 register set the software decimation rate by defining the number of data transfers per data interrupt (PCNT +</w:t>
      </w:r>
      <w:r w:rsidR="00DF7627" w:rsidRPr="00F56090">
        <w:t xml:space="preserve"> </w:t>
      </w:r>
      <w:r w:rsidRPr="00F56090">
        <w:t>1).</w:t>
      </w:r>
    </w:p>
    <w:p w:rsidR="00D6578B" w:rsidRPr="00F56090" w:rsidRDefault="00D6578B" w:rsidP="00D6578B">
      <w:r w:rsidRPr="00F56090">
        <w:t xml:space="preserve">Five registers per channel support the secondary overload detection function. SEC_LIMIT0 defines the maximum and </w:t>
      </w:r>
      <w:r w:rsidRPr="00A4398E">
        <w:rPr>
          <w:spacing w:val="-4"/>
        </w:rPr>
        <w:t>minimum overload threshold</w:t>
      </w:r>
      <w:r w:rsidR="00DF7627" w:rsidRPr="00A4398E">
        <w:rPr>
          <w:spacing w:val="-4"/>
        </w:rPr>
        <w:t>,</w:t>
      </w:r>
      <w:r w:rsidRPr="00A4398E">
        <w:rPr>
          <w:spacing w:val="-4"/>
        </w:rPr>
        <w:t xml:space="preserve"> and P0SEC_HIST0, P0SEC_HIST1,</w:t>
      </w:r>
      <w:r w:rsidRPr="00F56090">
        <w:t xml:space="preserve"> </w:t>
      </w:r>
      <w:r w:rsidRPr="00A4398E">
        <w:rPr>
          <w:spacing w:val="-4"/>
        </w:rPr>
        <w:t>P0SEC_HIST2</w:t>
      </w:r>
      <w:r w:rsidR="00DF7627" w:rsidRPr="00A4398E">
        <w:rPr>
          <w:spacing w:val="-4"/>
        </w:rPr>
        <w:t>,</w:t>
      </w:r>
      <w:r w:rsidRPr="00A4398E">
        <w:rPr>
          <w:spacing w:val="-4"/>
        </w:rPr>
        <w:t xml:space="preserve"> and P0SEC_HIST3 store the last eight secondary</w:t>
      </w:r>
      <w:r w:rsidRPr="00F56090">
        <w:t xml:space="preserve"> filter outputs before an overload trip.</w:t>
      </w:r>
      <w:r w:rsidR="00BF16FE" w:rsidRPr="00F56090">
        <w:t xml:space="preserve"> </w:t>
      </w:r>
      <w:r w:rsidRPr="00F56090">
        <w:t xml:space="preserve">The SINC_LEVEL0 and </w:t>
      </w:r>
      <w:r w:rsidRPr="00A4398E">
        <w:rPr>
          <w:spacing w:val="-4"/>
        </w:rPr>
        <w:t>SINC_LEVEL1 registers set the secondary filter glitch parameters</w:t>
      </w:r>
      <w:r w:rsidRPr="00F56090">
        <w:t xml:space="preserve"> (LWIN, LCNT) for the channels in the associated group.</w:t>
      </w:r>
    </w:p>
    <w:p w:rsidR="000C19B3" w:rsidRPr="00F56090" w:rsidRDefault="000C19B3" w:rsidP="00F7078E">
      <w:pPr>
        <w:pStyle w:val="Figure"/>
        <w:sectPr w:rsidR="000C19B3"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0C19B3" w:rsidRPr="00F56090" w:rsidRDefault="000C19B3" w:rsidP="00A4398E">
      <w:pPr>
        <w:tabs>
          <w:tab w:val="left" w:pos="2277"/>
        </w:tabs>
      </w:pPr>
    </w:p>
    <w:p w:rsidR="00247EB4" w:rsidRPr="00F56090" w:rsidRDefault="000C19B3" w:rsidP="00F7078E">
      <w:pPr>
        <w:pStyle w:val="Figure"/>
      </w:pPr>
      <w:r w:rsidRPr="00F56090">
        <w:rPr>
          <w:noProof/>
          <w:lang w:eastAsia="zh-CN"/>
        </w:rPr>
        <w:drawing>
          <wp:inline distT="0" distB="0" distL="0" distR="0">
            <wp:extent cx="4700016" cy="2734056"/>
            <wp:effectExtent l="0" t="0" r="5715" b="9525"/>
            <wp:docPr id="38" name="Picture 38" descr="W:\WW_Datasheet\Work_In_Progress\AN-1265\Editor_Janeen_Labbe\EMFS_09242013\11801-0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WW_Datasheet\Work_In_Progress\AN-1265\Editor_Janeen_Labbe\EMFS_09242013\11801-018.emf"/>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016" cy="2734056"/>
                    </a:xfrm>
                    <a:prstGeom prst="rect">
                      <a:avLst/>
                    </a:prstGeom>
                    <a:noFill/>
                    <a:ln>
                      <a:noFill/>
                    </a:ln>
                  </pic:spPr>
                </pic:pic>
              </a:graphicData>
            </a:graphic>
          </wp:inline>
        </w:drawing>
      </w:r>
    </w:p>
    <w:p w:rsidR="00247EB4" w:rsidRPr="00F56090" w:rsidRDefault="00247EB4" w:rsidP="00BF16FE">
      <w:pPr>
        <w:pStyle w:val="a5"/>
      </w:pPr>
      <w:bookmarkStart w:id="1036" w:name="_Ref364875665"/>
      <w:r w:rsidRPr="00F56090">
        <w:t xml:space="preserve">Figure </w:t>
      </w:r>
      <w:r w:rsidR="003B377C">
        <w:fldChar w:fldCharType="begin"/>
      </w:r>
      <w:r w:rsidR="000B2502">
        <w:instrText xml:space="preserve"> SEQ Figure \* ARABIC </w:instrText>
      </w:r>
      <w:r w:rsidR="003B377C">
        <w:fldChar w:fldCharType="separate"/>
      </w:r>
      <w:ins w:id="1037" w:author="作者">
        <w:r w:rsidR="00461D6B">
          <w:rPr>
            <w:noProof/>
          </w:rPr>
          <w:t>24</w:t>
        </w:r>
        <w:del w:id="1038" w:author="作者">
          <w:r w:rsidR="009C03EB" w:rsidDel="00461D6B">
            <w:rPr>
              <w:noProof/>
            </w:rPr>
            <w:delText>19</w:delText>
          </w:r>
        </w:del>
      </w:ins>
      <w:del w:id="1039" w:author="作者">
        <w:r w:rsidR="009D54F2" w:rsidDel="00461D6B">
          <w:rPr>
            <w:noProof/>
          </w:rPr>
          <w:delText>18</w:delText>
        </w:r>
      </w:del>
      <w:r w:rsidR="003B377C">
        <w:rPr>
          <w:noProof/>
        </w:rPr>
        <w:fldChar w:fldCharType="end"/>
      </w:r>
      <w:bookmarkEnd w:id="1036"/>
      <w:r w:rsidR="00BF16FE" w:rsidRPr="00F56090">
        <w:t>.</w:t>
      </w:r>
      <w:r w:rsidRPr="00F56090">
        <w:t xml:space="preserve"> </w:t>
      </w:r>
      <w:bookmarkStart w:id="1040" w:name="_Ref364875660"/>
      <w:r w:rsidRPr="00F56090">
        <w:t xml:space="preserve">SINC Register </w:t>
      </w:r>
      <w:r w:rsidR="00BF16FE" w:rsidRPr="00F56090">
        <w:t>Mapping</w:t>
      </w:r>
      <w:bookmarkEnd w:id="1040"/>
    </w:p>
    <w:p w:rsidR="000C19B3" w:rsidRPr="00F56090" w:rsidRDefault="000C19B3" w:rsidP="000C19B3">
      <w:pPr>
        <w:sectPr w:rsidR="000C19B3" w:rsidRPr="00F56090"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pPr>
    </w:p>
    <w:p w:rsidR="000C19B3" w:rsidRPr="00F56090" w:rsidRDefault="000C19B3" w:rsidP="000C19B3"/>
    <w:p w:rsidR="00953FED" w:rsidRPr="00A17509" w:rsidRDefault="003B377C" w:rsidP="00D95987">
      <w:pPr>
        <w:pStyle w:val="21"/>
        <w:pageBreakBefore/>
        <w:rPr>
          <w:rPrChange w:id="1041" w:author="作者">
            <w:rPr>
              <w:highlight w:val="yellow"/>
            </w:rPr>
          </w:rPrChange>
        </w:rPr>
      </w:pPr>
      <w:bookmarkStart w:id="1042" w:name="_Ref367723041"/>
      <w:bookmarkStart w:id="1043" w:name="_Toc392507742"/>
      <w:r w:rsidRPr="003B377C">
        <w:rPr>
          <w:rPrChange w:id="1044" w:author="作者">
            <w:rPr>
              <w:rFonts w:ascii="Minion Pro" w:hAnsi="Minion Pro" w:cs="Times New Roman"/>
              <w:b w:val="0"/>
              <w:caps w:val="0"/>
              <w:kern w:val="18"/>
              <w:sz w:val="19"/>
              <w:szCs w:val="19"/>
              <w:highlight w:val="yellow"/>
            </w:rPr>
          </w:rPrChange>
        </w:rPr>
        <w:lastRenderedPageBreak/>
        <w:t>SINC Filter Software Support</w:t>
      </w:r>
      <w:bookmarkEnd w:id="1042"/>
      <w:bookmarkEnd w:id="1043"/>
    </w:p>
    <w:p w:rsidR="007E0C3E" w:rsidRPr="00A17509" w:rsidRDefault="003B377C">
      <w:pPr>
        <w:rPr>
          <w:ins w:id="1045" w:author="作者"/>
          <w:rPrChange w:id="1046" w:author="作者">
            <w:rPr>
              <w:ins w:id="1047" w:author="作者"/>
              <w:highlight w:val="yellow"/>
            </w:rPr>
          </w:rPrChange>
        </w:rPr>
      </w:pPr>
      <w:r w:rsidRPr="003B377C">
        <w:rPr>
          <w:rPrChange w:id="1048" w:author="作者">
            <w:rPr>
              <w:highlight w:val="yellow"/>
            </w:rPr>
          </w:rPrChange>
        </w:rPr>
        <w:t>The code segment that follows is an example of how to set up the primary and secondary filters for two channels of current feedback. These code snippets are extracts from working code tested on a closed-loop motor control evaluation platform.</w:t>
      </w:r>
      <w:ins w:id="1049" w:author="作者">
        <w:r w:rsidRPr="003B377C">
          <w:rPr>
            <w:rPrChange w:id="1050" w:author="作者">
              <w:rPr>
                <w:highlight w:val="yellow"/>
              </w:rPr>
            </w:rPrChange>
          </w:rPr>
          <w:t xml:space="preserve">  Main focus of the code example is setup and handling of the SINC filter but setting up the Trigger Routing Unit is required too. An example of TRU setup is also included below. Please note, the TRU is setup using device drivers while the SINC filter is setup using direct register access. Analog Devices </w:t>
        </w:r>
        <w:r w:rsidR="00E27677">
          <w:t xml:space="preserve">Inc. </w:t>
        </w:r>
        <w:r w:rsidRPr="003B377C">
          <w:rPr>
            <w:rPrChange w:id="1051" w:author="作者">
              <w:rPr>
                <w:highlight w:val="yellow"/>
              </w:rPr>
            </w:rPrChange>
          </w:rPr>
          <w:t xml:space="preserve">provide a complete set </w:t>
        </w:r>
        <w:del w:id="1052" w:author="作者">
          <w:r w:rsidRPr="003B377C">
            <w:rPr>
              <w:rPrChange w:id="1053" w:author="作者">
                <w:rPr>
                  <w:highlight w:val="yellow"/>
                </w:rPr>
              </w:rPrChange>
            </w:rPr>
            <w:delText>up</w:delText>
          </w:r>
        </w:del>
        <w:r w:rsidR="008827F2">
          <w:t>of</w:t>
        </w:r>
        <w:r w:rsidRPr="003B377C">
          <w:rPr>
            <w:rPrChange w:id="1054" w:author="作者">
              <w:rPr>
                <w:highlight w:val="yellow"/>
              </w:rPr>
            </w:rPrChange>
          </w:rPr>
          <w:t xml:space="preserve"> device drivers for all peripherals, including SINC filter. </w:t>
        </w:r>
      </w:ins>
      <w:del w:id="1055" w:author="作者">
        <w:r w:rsidRPr="003B377C">
          <w:rPr>
            <w:rPrChange w:id="1056" w:author="作者">
              <w:rPr>
                <w:highlight w:val="yellow"/>
              </w:rPr>
            </w:rPrChange>
          </w:rPr>
          <w:delText xml:space="preserve"> </w:delText>
        </w:r>
      </w:del>
      <w:r w:rsidRPr="003B377C">
        <w:rPr>
          <w:rPrChange w:id="1057" w:author="作者">
            <w:rPr>
              <w:highlight w:val="yellow"/>
            </w:rPr>
          </w:rPrChange>
        </w:rPr>
        <w:t xml:space="preserve">The device driver adds some overhead but </w:t>
      </w:r>
      <w:del w:id="1058" w:author="作者">
        <w:r w:rsidRPr="003B377C">
          <w:rPr>
            <w:rPrChange w:id="1059" w:author="作者">
              <w:rPr>
                <w:highlight w:val="yellow"/>
              </w:rPr>
            </w:rPrChange>
          </w:rPr>
          <w:delText xml:space="preserve">significantly </w:delText>
        </w:r>
      </w:del>
      <w:r w:rsidRPr="003B377C">
        <w:rPr>
          <w:rPrChange w:id="1060" w:author="作者">
            <w:rPr>
              <w:highlight w:val="yellow"/>
            </w:rPr>
          </w:rPrChange>
        </w:rPr>
        <w:t>simplifies the programming</w:t>
      </w:r>
      <w:ins w:id="1061" w:author="作者">
        <w:r w:rsidRPr="003B377C">
          <w:rPr>
            <w:rPrChange w:id="1062" w:author="作者">
              <w:rPr>
                <w:highlight w:val="yellow"/>
              </w:rPr>
            </w:rPrChange>
          </w:rPr>
          <w:t xml:space="preserve"> while direct register setup give the most efficient code.</w:t>
        </w:r>
      </w:ins>
    </w:p>
    <w:p w:rsidR="003211EA" w:rsidRPr="00A17509" w:rsidRDefault="003B377C">
      <w:pPr>
        <w:rPr>
          <w:spacing w:val="-4"/>
          <w:rPrChange w:id="1063" w:author="作者">
            <w:rPr>
              <w:spacing w:val="-4"/>
              <w:highlight w:val="yellow"/>
            </w:rPr>
          </w:rPrChange>
        </w:rPr>
      </w:pPr>
      <w:del w:id="1064" w:author="作者">
        <w:r w:rsidRPr="003B377C">
          <w:rPr>
            <w:rPrChange w:id="1065" w:author="作者">
              <w:rPr>
                <w:highlight w:val="yellow"/>
              </w:rPr>
            </w:rPrChange>
          </w:rPr>
          <w:delText xml:space="preserve"> of the SINC module registers. The function call constant names match the parameter names used in this </w:delText>
        </w:r>
        <w:r w:rsidRPr="003B377C">
          <w:rPr>
            <w:spacing w:val="-4"/>
            <w:rPrChange w:id="1066" w:author="作者">
              <w:rPr>
                <w:spacing w:val="-4"/>
                <w:highlight w:val="yellow"/>
              </w:rPr>
            </w:rPrChange>
          </w:rPr>
          <w:delText>document; therefore, most of the code should be self-explanatory.</w:delText>
        </w:r>
      </w:del>
      <w:ins w:id="1067" w:author="作者">
        <w:r w:rsidRPr="003B377C">
          <w:rPr>
            <w:spacing w:val="-4"/>
            <w:rPrChange w:id="1068" w:author="作者">
              <w:rPr>
                <w:spacing w:val="-4"/>
                <w:highlight w:val="yellow"/>
              </w:rPr>
            </w:rPrChange>
          </w:rPr>
          <w:t xml:space="preserve">The code example below only relates to the SINC filter and cannot work on its own </w:t>
        </w:r>
        <w:del w:id="1069" w:author="作者">
          <w:r w:rsidRPr="003B377C">
            <w:rPr>
              <w:spacing w:val="-4"/>
              <w:rPrChange w:id="1070" w:author="作者">
                <w:rPr>
                  <w:spacing w:val="-4"/>
                  <w:highlight w:val="yellow"/>
                </w:rPr>
              </w:rPrChange>
            </w:rPr>
            <w:delText xml:space="preserve">and </w:delText>
          </w:r>
        </w:del>
        <w:r w:rsidRPr="003B377C">
          <w:rPr>
            <w:spacing w:val="-4"/>
            <w:rPrChange w:id="1071" w:author="作者">
              <w:rPr>
                <w:spacing w:val="-4"/>
                <w:highlight w:val="yellow"/>
              </w:rPr>
            </w:rPrChange>
          </w:rPr>
          <w:t>It needs to be included in a complete SW project.</w:t>
        </w:r>
      </w:ins>
    </w:p>
    <w:p w:rsidR="005D6BD3" w:rsidRPr="00A17509" w:rsidRDefault="003B377C">
      <w:pPr>
        <w:rPr>
          <w:rPrChange w:id="1072" w:author="作者">
            <w:rPr>
              <w:highlight w:val="yellow"/>
            </w:rPr>
          </w:rPrChange>
        </w:rPr>
      </w:pPr>
      <w:r w:rsidRPr="003B377C">
        <w:rPr>
          <w:spacing w:val="-4"/>
          <w:rPrChange w:id="1073" w:author="作者">
            <w:rPr>
              <w:spacing w:val="-4"/>
              <w:highlight w:val="yellow"/>
            </w:rPr>
          </w:rPrChange>
        </w:rPr>
        <w:t>The first block of code (Lines[1:</w:t>
      </w:r>
      <w:ins w:id="1074" w:author="作者">
        <w:r w:rsidRPr="003B377C">
          <w:rPr>
            <w:spacing w:val="-4"/>
            <w:rPrChange w:id="1075" w:author="作者">
              <w:rPr>
                <w:spacing w:val="-4"/>
                <w:highlight w:val="yellow"/>
              </w:rPr>
            </w:rPrChange>
          </w:rPr>
          <w:t>19</w:t>
        </w:r>
      </w:ins>
      <w:del w:id="1076" w:author="作者">
        <w:r w:rsidRPr="003B377C">
          <w:rPr>
            <w:spacing w:val="-4"/>
            <w:rPrChange w:id="1077" w:author="作者">
              <w:rPr>
                <w:spacing w:val="-4"/>
                <w:highlight w:val="yellow"/>
              </w:rPr>
            </w:rPrChange>
          </w:rPr>
          <w:delText>21</w:delText>
        </w:r>
      </w:del>
      <w:r w:rsidRPr="003B377C">
        <w:rPr>
          <w:spacing w:val="-4"/>
          <w:rPrChange w:id="1078" w:author="作者">
            <w:rPr>
              <w:spacing w:val="-4"/>
              <w:highlight w:val="yellow"/>
            </w:rPr>
          </w:rPrChange>
        </w:rPr>
        <w:t>]) defines a number of parameter</w:t>
      </w:r>
      <w:r w:rsidRPr="003B377C">
        <w:rPr>
          <w:rPrChange w:id="1079" w:author="作者">
            <w:rPr>
              <w:highlight w:val="yellow"/>
            </w:rPr>
          </w:rPrChange>
        </w:rPr>
        <w:t xml:space="preserve"> constants.</w:t>
      </w:r>
      <w:del w:id="1080" w:author="作者">
        <w:r w:rsidRPr="003B377C">
          <w:rPr>
            <w:rPrChange w:id="1081" w:author="作者">
              <w:rPr>
                <w:highlight w:val="yellow"/>
              </w:rPr>
            </w:rPrChange>
          </w:rPr>
          <w:delText xml:space="preserve"> Line 9 and Line 10 define the size of the data buffers </w:delText>
        </w:r>
        <w:r w:rsidRPr="003B377C">
          <w:rPr>
            <w:spacing w:val="-4"/>
            <w:rPrChange w:id="1082" w:author="作者">
              <w:rPr>
                <w:spacing w:val="-4"/>
                <w:highlight w:val="yellow"/>
              </w:rPr>
            </w:rPrChange>
          </w:rPr>
          <w:delText>for the primary SINC data.</w:delText>
        </w:r>
      </w:del>
      <w:r w:rsidRPr="003B377C">
        <w:rPr>
          <w:spacing w:val="-4"/>
          <w:rPrChange w:id="1083" w:author="作者">
            <w:rPr>
              <w:spacing w:val="-4"/>
              <w:highlight w:val="yellow"/>
            </w:rPr>
          </w:rPrChange>
        </w:rPr>
        <w:t xml:space="preserve"> The next block of code (Lines[2</w:t>
      </w:r>
      <w:ins w:id="1084" w:author="作者">
        <w:r w:rsidRPr="003B377C">
          <w:rPr>
            <w:spacing w:val="-4"/>
            <w:rPrChange w:id="1085" w:author="作者">
              <w:rPr>
                <w:spacing w:val="-4"/>
                <w:highlight w:val="yellow"/>
              </w:rPr>
            </w:rPrChange>
          </w:rPr>
          <w:t>0</w:t>
        </w:r>
      </w:ins>
      <w:del w:id="1086" w:author="作者">
        <w:r w:rsidRPr="003B377C">
          <w:rPr>
            <w:spacing w:val="-4"/>
            <w:rPrChange w:id="1087" w:author="作者">
              <w:rPr>
                <w:spacing w:val="-4"/>
                <w:highlight w:val="yellow"/>
              </w:rPr>
            </w:rPrChange>
          </w:rPr>
          <w:delText>2</w:delText>
        </w:r>
      </w:del>
      <w:r w:rsidRPr="003B377C">
        <w:rPr>
          <w:spacing w:val="-4"/>
          <w:rPrChange w:id="1088" w:author="作者">
            <w:rPr>
              <w:spacing w:val="-4"/>
              <w:highlight w:val="yellow"/>
            </w:rPr>
          </w:rPrChange>
        </w:rPr>
        <w:t>:</w:t>
      </w:r>
      <w:ins w:id="1089" w:author="作者">
        <w:r w:rsidRPr="003B377C">
          <w:rPr>
            <w:spacing w:val="-4"/>
            <w:rPrChange w:id="1090" w:author="作者">
              <w:rPr>
                <w:spacing w:val="-4"/>
                <w:highlight w:val="yellow"/>
              </w:rPr>
            </w:rPrChange>
          </w:rPr>
          <w:t>27</w:t>
        </w:r>
      </w:ins>
      <w:del w:id="1091" w:author="作者">
        <w:r w:rsidRPr="003B377C">
          <w:rPr>
            <w:spacing w:val="-4"/>
            <w:rPrChange w:id="1092" w:author="作者">
              <w:rPr>
                <w:spacing w:val="-4"/>
                <w:highlight w:val="yellow"/>
              </w:rPr>
            </w:rPrChange>
          </w:rPr>
          <w:delText>36</w:delText>
        </w:r>
      </w:del>
      <w:r w:rsidRPr="003B377C">
        <w:rPr>
          <w:spacing w:val="-4"/>
          <w:rPrChange w:id="1093" w:author="作者">
            <w:rPr>
              <w:spacing w:val="-4"/>
              <w:highlight w:val="yellow"/>
            </w:rPr>
          </w:rPrChange>
        </w:rPr>
        <w:t>])</w:t>
      </w:r>
      <w:r w:rsidRPr="003B377C">
        <w:rPr>
          <w:rPrChange w:id="1094" w:author="作者">
            <w:rPr>
              <w:highlight w:val="yellow"/>
            </w:rPr>
          </w:rPrChange>
        </w:rPr>
        <w:t xml:space="preserve"> </w:t>
      </w:r>
      <w:del w:id="1095" w:author="作者">
        <w:r w:rsidRPr="003B377C">
          <w:rPr>
            <w:rPrChange w:id="1096" w:author="作者">
              <w:rPr>
                <w:highlight w:val="yellow"/>
              </w:rPr>
            </w:rPrChange>
          </w:rPr>
          <w:delText>sets up</w:delText>
        </w:r>
      </w:del>
      <w:ins w:id="1097" w:author="作者">
        <w:r w:rsidRPr="003B377C">
          <w:rPr>
            <w:rPrChange w:id="1098" w:author="作者">
              <w:rPr>
                <w:highlight w:val="yellow"/>
              </w:rPr>
            </w:rPrChange>
          </w:rPr>
          <w:t>defines</w:t>
        </w:r>
      </w:ins>
      <w:r w:rsidRPr="003B377C">
        <w:rPr>
          <w:rPrChange w:id="1099" w:author="作者">
            <w:rPr>
              <w:highlight w:val="yellow"/>
            </w:rPr>
          </w:rPrChange>
        </w:rPr>
        <w:t xml:space="preserve"> prototype functions</w:t>
      </w:r>
      <w:ins w:id="1100" w:author="作者">
        <w:r w:rsidRPr="003B377C">
          <w:rPr>
            <w:rPrChange w:id="1101" w:author="作者">
              <w:rPr>
                <w:highlight w:val="yellow"/>
              </w:rPr>
            </w:rPrChange>
          </w:rPr>
          <w:t xml:space="preserve"> and allocates memory for the SINC circular buffer</w:t>
        </w:r>
      </w:ins>
      <w:del w:id="1102" w:author="作者">
        <w:r w:rsidRPr="003B377C">
          <w:rPr>
            <w:rPrChange w:id="1103" w:author="作者">
              <w:rPr>
                <w:highlight w:val="yellow"/>
              </w:rPr>
            </w:rPrChange>
          </w:rPr>
          <w:delText xml:space="preserve"> and allocates memory</w:delText>
        </w:r>
      </w:del>
      <w:r w:rsidRPr="003B377C">
        <w:rPr>
          <w:rPrChange w:id="1104" w:author="作者">
            <w:rPr>
              <w:highlight w:val="yellow"/>
            </w:rPr>
          </w:rPrChange>
        </w:rPr>
        <w:t xml:space="preserve">. The </w:t>
      </w:r>
      <w:del w:id="1105" w:author="作者">
        <w:r w:rsidRPr="003B377C">
          <w:rPr>
            <w:rPrChange w:id="1106" w:author="作者">
              <w:rPr>
                <w:highlight w:val="yellow"/>
              </w:rPr>
            </w:rPrChange>
          </w:rPr>
          <w:delText xml:space="preserve">SINC callback </w:delText>
        </w:r>
      </w:del>
      <w:r w:rsidRPr="003B377C">
        <w:rPr>
          <w:rPrChange w:id="1107" w:author="作者">
            <w:rPr>
              <w:highlight w:val="yellow"/>
            </w:rPr>
          </w:rPrChange>
        </w:rPr>
        <w:t>function</w:t>
      </w:r>
      <w:del w:id="1108" w:author="作者">
        <w:r w:rsidRPr="003B377C">
          <w:rPr>
            <w:rPrChange w:id="1109" w:author="作者">
              <w:rPr>
                <w:highlight w:val="yellow"/>
              </w:rPr>
            </w:rPrChange>
          </w:rPr>
          <w:delText>s</w:delText>
        </w:r>
      </w:del>
      <w:r w:rsidRPr="003B377C">
        <w:rPr>
          <w:rPrChange w:id="1110" w:author="作者">
            <w:rPr>
              <w:highlight w:val="yellow"/>
            </w:rPr>
          </w:rPrChange>
        </w:rPr>
        <w:t xml:space="preserve"> defined on Line 2</w:t>
      </w:r>
      <w:ins w:id="1111" w:author="作者">
        <w:r w:rsidRPr="003B377C">
          <w:rPr>
            <w:rPrChange w:id="1112" w:author="作者">
              <w:rPr>
                <w:highlight w:val="yellow"/>
              </w:rPr>
            </w:rPrChange>
          </w:rPr>
          <w:t>6</w:t>
        </w:r>
      </w:ins>
      <w:del w:id="1113" w:author="作者">
        <w:r w:rsidRPr="003B377C">
          <w:rPr>
            <w:rPrChange w:id="1114" w:author="作者">
              <w:rPr>
                <w:highlight w:val="yellow"/>
              </w:rPr>
            </w:rPrChange>
          </w:rPr>
          <w:delText>8</w:delText>
        </w:r>
      </w:del>
      <w:r w:rsidRPr="003B377C">
        <w:rPr>
          <w:rPrChange w:id="1115" w:author="作者">
            <w:rPr>
              <w:highlight w:val="yellow"/>
            </w:rPr>
          </w:rPrChange>
        </w:rPr>
        <w:t xml:space="preserve"> </w:t>
      </w:r>
      <w:del w:id="1116" w:author="作者">
        <w:r w:rsidRPr="003B377C">
          <w:rPr>
            <w:rPrChange w:id="1117" w:author="作者">
              <w:rPr>
                <w:highlight w:val="yellow"/>
              </w:rPr>
            </w:rPrChange>
          </w:rPr>
          <w:delText xml:space="preserve">and Line 29 handle the </w:delText>
        </w:r>
      </w:del>
      <w:ins w:id="1118" w:author="作者">
        <w:del w:id="1119" w:author="作者">
          <w:r w:rsidRPr="003B377C">
            <w:rPr>
              <w:rPrChange w:id="1120" w:author="作者">
                <w:rPr>
                  <w:highlight w:val="yellow"/>
                </w:rPr>
              </w:rPrChange>
            </w:rPr>
            <w:delText>handles</w:delText>
          </w:r>
        </w:del>
        <w:r w:rsidRPr="003B377C">
          <w:rPr>
            <w:rPrChange w:id="1121" w:author="作者">
              <w:rPr>
                <w:highlight w:val="yellow"/>
              </w:rPr>
            </w:rPrChange>
          </w:rPr>
          <w:t xml:space="preserve">implements prototype for the </w:t>
        </w:r>
      </w:ins>
      <w:r w:rsidRPr="003B377C">
        <w:rPr>
          <w:rPrChange w:id="1122" w:author="作者">
            <w:rPr>
              <w:highlight w:val="yellow"/>
            </w:rPr>
          </w:rPrChange>
        </w:rPr>
        <w:t xml:space="preserve">SINC_DATA0 </w:t>
      </w:r>
      <w:del w:id="1123" w:author="作者">
        <w:r w:rsidRPr="003B377C">
          <w:rPr>
            <w:rPrChange w:id="1124" w:author="作者">
              <w:rPr>
                <w:highlight w:val="yellow"/>
              </w:rPr>
            </w:rPrChange>
          </w:rPr>
          <w:delText xml:space="preserve">and SINC_STAT </w:delText>
        </w:r>
      </w:del>
      <w:r w:rsidRPr="003B377C">
        <w:rPr>
          <w:rPrChange w:id="1125" w:author="作者">
            <w:rPr>
              <w:highlight w:val="yellow"/>
            </w:rPr>
          </w:rPrChange>
        </w:rPr>
        <w:t>interrupt</w:t>
      </w:r>
      <w:ins w:id="1126" w:author="作者">
        <w:r w:rsidRPr="003B377C">
          <w:rPr>
            <w:rPrChange w:id="1127" w:author="作者">
              <w:rPr>
                <w:highlight w:val="yellow"/>
              </w:rPr>
            </w:rPrChange>
          </w:rPr>
          <w:t xml:space="preserve"> service routine.</w:t>
        </w:r>
      </w:ins>
      <w:del w:id="1128" w:author="作者">
        <w:r w:rsidRPr="003B377C">
          <w:rPr>
            <w:rPrChange w:id="1129" w:author="作者">
              <w:rPr>
                <w:highlight w:val="yellow"/>
              </w:rPr>
            </w:rPrChange>
          </w:rPr>
          <w:delText xml:space="preserve">s. </w:delText>
        </w:r>
      </w:del>
    </w:p>
    <w:p w:rsidR="0011359C" w:rsidRPr="00A17509" w:rsidRDefault="003B377C">
      <w:pPr>
        <w:rPr>
          <w:ins w:id="1130" w:author="作者"/>
          <w:rPrChange w:id="1131" w:author="作者">
            <w:rPr>
              <w:ins w:id="1132" w:author="作者"/>
              <w:highlight w:val="yellow"/>
            </w:rPr>
          </w:rPrChange>
        </w:rPr>
      </w:pPr>
      <w:r w:rsidRPr="003B377C">
        <w:rPr>
          <w:spacing w:val="-4"/>
          <w:rPrChange w:id="1133" w:author="作者">
            <w:rPr>
              <w:spacing w:val="-4"/>
              <w:highlight w:val="yellow"/>
            </w:rPr>
          </w:rPrChange>
        </w:rPr>
        <w:t>The SetupTRU code block (Lines[</w:t>
      </w:r>
      <w:del w:id="1134" w:author="作者">
        <w:r w:rsidRPr="003B377C">
          <w:rPr>
            <w:spacing w:val="-4"/>
            <w:rPrChange w:id="1135" w:author="作者">
              <w:rPr>
                <w:spacing w:val="-4"/>
                <w:highlight w:val="yellow"/>
              </w:rPr>
            </w:rPrChange>
          </w:rPr>
          <w:delText>37</w:delText>
        </w:r>
      </w:del>
      <w:ins w:id="1136" w:author="作者">
        <w:r w:rsidRPr="003B377C">
          <w:rPr>
            <w:spacing w:val="-4"/>
            <w:rPrChange w:id="1137" w:author="作者">
              <w:rPr>
                <w:spacing w:val="-4"/>
                <w:highlight w:val="yellow"/>
              </w:rPr>
            </w:rPrChange>
          </w:rPr>
          <w:t>28</w:t>
        </w:r>
      </w:ins>
      <w:r w:rsidRPr="003B377C">
        <w:rPr>
          <w:spacing w:val="-4"/>
          <w:rPrChange w:id="1138" w:author="作者">
            <w:rPr>
              <w:spacing w:val="-4"/>
              <w:highlight w:val="yellow"/>
            </w:rPr>
          </w:rPrChange>
        </w:rPr>
        <w:t>:</w:t>
      </w:r>
      <w:del w:id="1139" w:author="作者">
        <w:r w:rsidRPr="003B377C">
          <w:rPr>
            <w:spacing w:val="-4"/>
            <w:rPrChange w:id="1140" w:author="作者">
              <w:rPr>
                <w:spacing w:val="-4"/>
                <w:highlight w:val="yellow"/>
              </w:rPr>
            </w:rPrChange>
          </w:rPr>
          <w:delText>46</w:delText>
        </w:r>
      </w:del>
      <w:ins w:id="1141" w:author="作者">
        <w:r w:rsidRPr="003B377C">
          <w:rPr>
            <w:spacing w:val="-4"/>
            <w:rPrChange w:id="1142" w:author="作者">
              <w:rPr>
                <w:spacing w:val="-4"/>
                <w:highlight w:val="yellow"/>
              </w:rPr>
            </w:rPrChange>
          </w:rPr>
          <w:t>44</w:t>
        </w:r>
      </w:ins>
      <w:r w:rsidRPr="003B377C">
        <w:rPr>
          <w:spacing w:val="-4"/>
          <w:rPrChange w:id="1143" w:author="作者">
            <w:rPr>
              <w:spacing w:val="-4"/>
              <w:highlight w:val="yellow"/>
            </w:rPr>
          </w:rPrChange>
        </w:rPr>
        <w:t xml:space="preserve">]) includes </w:t>
      </w:r>
      <w:ins w:id="1144" w:author="作者">
        <w:r w:rsidRPr="003B377C">
          <w:rPr>
            <w:spacing w:val="-4"/>
            <w:rPrChange w:id="1145" w:author="作者">
              <w:rPr>
                <w:spacing w:val="-4"/>
                <w:highlight w:val="yellow"/>
              </w:rPr>
            </w:rPrChange>
          </w:rPr>
          <w:t xml:space="preserve"> setup of </w:t>
        </w:r>
      </w:ins>
      <w:r w:rsidRPr="003B377C">
        <w:rPr>
          <w:spacing w:val="-4"/>
          <w:rPrChange w:id="1146" w:author="作者">
            <w:rPr>
              <w:spacing w:val="-4"/>
              <w:highlight w:val="yellow"/>
            </w:rPr>
          </w:rPrChange>
        </w:rPr>
        <w:t>all the trigger</w:t>
      </w:r>
      <w:r w:rsidRPr="003B377C">
        <w:rPr>
          <w:rPrChange w:id="1147" w:author="作者">
            <w:rPr>
              <w:highlight w:val="yellow"/>
            </w:rPr>
          </w:rPrChange>
        </w:rPr>
        <w:t xml:space="preserve"> routing. </w:t>
      </w:r>
      <w:ins w:id="1148" w:author="作者">
        <w:r w:rsidRPr="003B377C">
          <w:rPr>
            <w:rPrChange w:id="1149" w:author="作者">
              <w:rPr>
                <w:highlight w:val="yellow"/>
              </w:rPr>
            </w:rPrChange>
          </w:rPr>
          <w:t>Among the triggers is overload detection. Handling of overload and shut down of PWM is handled by the PWM block. Code example for this is not included below.</w:t>
        </w:r>
      </w:ins>
    </w:p>
    <w:p w:rsidR="00FC5142" w:rsidRPr="00A17509" w:rsidDel="002042A1" w:rsidRDefault="003B377C">
      <w:pPr>
        <w:rPr>
          <w:del w:id="1150" w:author="作者"/>
          <w:rPrChange w:id="1151" w:author="作者">
            <w:rPr>
              <w:del w:id="1152" w:author="作者"/>
              <w:highlight w:val="yellow"/>
            </w:rPr>
          </w:rPrChange>
        </w:rPr>
      </w:pPr>
      <w:del w:id="1153" w:author="作者">
        <w:r w:rsidRPr="003B377C">
          <w:rPr>
            <w:rPrChange w:id="1154" w:author="作者">
              <w:rPr>
                <w:highlight w:val="yellow"/>
              </w:rPr>
            </w:rPrChange>
          </w:rPr>
          <w:lastRenderedPageBreak/>
          <w:delText xml:space="preserve">The SetupPWM code block (Lines[47:74]) includes </w:delText>
        </w:r>
        <w:r w:rsidRPr="003B377C">
          <w:rPr>
            <w:rPrChange w:id="1155" w:author="作者">
              <w:rPr>
                <w:highlight w:val="yellow"/>
              </w:rPr>
            </w:rPrChange>
          </w:rPr>
          <w:br/>
          <w:delText xml:space="preserve">the PWM timer frequency, sync pulse, and trip function setup. </w:delText>
        </w:r>
      </w:del>
      <w:r w:rsidRPr="003B377C">
        <w:rPr>
          <w:rPrChange w:id="1156" w:author="作者">
            <w:rPr>
              <w:highlight w:val="yellow"/>
            </w:rPr>
          </w:rPrChange>
        </w:rPr>
        <w:t xml:space="preserve">The external hardware trip connects to TRIP0, and the internal </w:t>
      </w:r>
      <w:r w:rsidRPr="003B377C">
        <w:rPr>
          <w:spacing w:val="-4"/>
          <w:rPrChange w:id="1157" w:author="作者">
            <w:rPr>
              <w:spacing w:val="-4"/>
              <w:highlight w:val="yellow"/>
            </w:rPr>
          </w:rPrChange>
        </w:rPr>
        <w:t>SINC_Px_OVLD triggers connect to TRIP1. The TRIP1 interrupt</w:t>
      </w:r>
      <w:r w:rsidRPr="003B377C">
        <w:rPr>
          <w:rPrChange w:id="1158" w:author="作者">
            <w:rPr>
              <w:highlight w:val="yellow"/>
            </w:rPr>
          </w:rPrChange>
        </w:rPr>
        <w:t xml:space="preserve"> </w:t>
      </w:r>
      <w:r w:rsidRPr="003B377C">
        <w:rPr>
          <w:spacing w:val="-4"/>
          <w:rPrChange w:id="1159" w:author="作者">
            <w:rPr>
              <w:spacing w:val="-4"/>
              <w:highlight w:val="yellow"/>
            </w:rPr>
          </w:rPrChange>
        </w:rPr>
        <w:t>is one of the interrupts generated by a SINC overload. The overload</w:t>
      </w:r>
      <w:r w:rsidRPr="003B377C">
        <w:rPr>
          <w:rPrChange w:id="1160" w:author="作者">
            <w:rPr>
              <w:highlight w:val="yellow"/>
            </w:rPr>
          </w:rPrChange>
        </w:rPr>
        <w:t xml:space="preserve"> </w:t>
      </w:r>
      <w:ins w:id="1161" w:author="作者">
        <w:r w:rsidRPr="003B377C">
          <w:rPr>
            <w:rPrChange w:id="1162" w:author="作者">
              <w:rPr>
                <w:highlight w:val="yellow"/>
              </w:rPr>
            </w:rPrChange>
          </w:rPr>
          <w:t xml:space="preserve">can </w:t>
        </w:r>
      </w:ins>
      <w:r w:rsidRPr="003B377C">
        <w:rPr>
          <w:rPrChange w:id="1163" w:author="作者">
            <w:rPr>
              <w:highlight w:val="yellow"/>
            </w:rPr>
          </w:rPrChange>
        </w:rPr>
        <w:t>also generate</w:t>
      </w:r>
      <w:del w:id="1164" w:author="作者">
        <w:r w:rsidRPr="003B377C">
          <w:rPr>
            <w:rPrChange w:id="1165" w:author="作者">
              <w:rPr>
                <w:highlight w:val="yellow"/>
              </w:rPr>
            </w:rPrChange>
          </w:rPr>
          <w:delText>s</w:delText>
        </w:r>
      </w:del>
      <w:r w:rsidRPr="003B377C">
        <w:rPr>
          <w:rPrChange w:id="1166" w:author="作者">
            <w:rPr>
              <w:highlight w:val="yellow"/>
            </w:rPr>
          </w:rPrChange>
        </w:rPr>
        <w:t xml:space="preserve"> a SINC_STAT interrupt.</w:t>
      </w:r>
      <w:ins w:id="1167" w:author="作者">
        <w:r w:rsidRPr="003B377C">
          <w:rPr>
            <w:rPrChange w:id="1168" w:author="作者">
              <w:rPr>
                <w:highlight w:val="yellow"/>
              </w:rPr>
            </w:rPrChange>
          </w:rPr>
          <w:t xml:space="preserve"> </w:t>
        </w:r>
      </w:ins>
    </w:p>
    <w:p w:rsidR="002042A1" w:rsidRPr="00A17509" w:rsidRDefault="002042A1">
      <w:pPr>
        <w:rPr>
          <w:ins w:id="1169" w:author="作者"/>
          <w:rPrChange w:id="1170" w:author="作者">
            <w:rPr>
              <w:ins w:id="1171" w:author="作者"/>
              <w:highlight w:val="yellow"/>
            </w:rPr>
          </w:rPrChange>
        </w:rPr>
      </w:pPr>
    </w:p>
    <w:p w:rsidR="008A5ED8" w:rsidRPr="00A17509" w:rsidDel="00113924" w:rsidRDefault="003B377C">
      <w:pPr>
        <w:rPr>
          <w:ins w:id="1172" w:author="作者"/>
          <w:del w:id="1173" w:author="作者"/>
          <w:rPrChange w:id="1174" w:author="作者">
            <w:rPr>
              <w:ins w:id="1175" w:author="作者"/>
              <w:del w:id="1176" w:author="作者"/>
              <w:highlight w:val="yellow"/>
            </w:rPr>
          </w:rPrChange>
        </w:rPr>
      </w:pPr>
      <w:del w:id="1177" w:author="作者">
        <w:r w:rsidRPr="003B377C">
          <w:rPr>
            <w:rPrChange w:id="1178" w:author="作者">
              <w:rPr>
                <w:highlight w:val="yellow"/>
              </w:rPr>
            </w:rPrChange>
          </w:rPr>
          <w:br w:type="column"/>
        </w:r>
      </w:del>
      <w:r w:rsidRPr="003B377C">
        <w:rPr>
          <w:rPrChange w:id="1179" w:author="作者">
            <w:rPr>
              <w:highlight w:val="yellow"/>
            </w:rPr>
          </w:rPrChange>
        </w:rPr>
        <w:t>The SetupSINC code block (Lines[</w:t>
      </w:r>
      <w:ins w:id="1180" w:author="作者">
        <w:r w:rsidRPr="003B377C">
          <w:rPr>
            <w:rPrChange w:id="1181" w:author="作者">
              <w:rPr>
                <w:highlight w:val="yellow"/>
              </w:rPr>
            </w:rPrChange>
          </w:rPr>
          <w:t>45</w:t>
        </w:r>
      </w:ins>
      <w:del w:id="1182" w:author="作者">
        <w:r w:rsidRPr="003B377C">
          <w:rPr>
            <w:rPrChange w:id="1183" w:author="作者">
              <w:rPr>
                <w:highlight w:val="yellow"/>
              </w:rPr>
            </w:rPrChange>
          </w:rPr>
          <w:delText>75</w:delText>
        </w:r>
      </w:del>
      <w:r w:rsidRPr="003B377C">
        <w:rPr>
          <w:rPrChange w:id="1184" w:author="作者">
            <w:rPr>
              <w:highlight w:val="yellow"/>
            </w:rPr>
          </w:rPrChange>
        </w:rPr>
        <w:t>:</w:t>
      </w:r>
      <w:del w:id="1185" w:author="作者">
        <w:r w:rsidRPr="003B377C">
          <w:rPr>
            <w:rPrChange w:id="1186" w:author="作者">
              <w:rPr>
                <w:highlight w:val="yellow"/>
              </w:rPr>
            </w:rPrChange>
          </w:rPr>
          <w:delText>106</w:delText>
        </w:r>
      </w:del>
      <w:ins w:id="1187" w:author="作者">
        <w:r w:rsidRPr="003B377C">
          <w:rPr>
            <w:rPrChange w:id="1188" w:author="作者">
              <w:rPr>
                <w:highlight w:val="yellow"/>
              </w:rPr>
            </w:rPrChange>
          </w:rPr>
          <w:t>102</w:t>
        </w:r>
        <w:del w:id="1189" w:author="作者">
          <w:r w:rsidRPr="003B377C">
            <w:rPr>
              <w:rPrChange w:id="1190" w:author="作者">
                <w:rPr>
                  <w:highlight w:val="yellow"/>
                </w:rPr>
              </w:rPrChange>
            </w:rPr>
            <w:delText>27</w:delText>
          </w:r>
        </w:del>
      </w:ins>
      <w:r w:rsidRPr="003B377C">
        <w:rPr>
          <w:rPrChange w:id="1191" w:author="作者">
            <w:rPr>
              <w:highlight w:val="yellow"/>
            </w:rPr>
          </w:rPrChange>
        </w:rPr>
        <w:t xml:space="preserve">]) </w:t>
      </w:r>
      <w:ins w:id="1192" w:author="作者">
        <w:r w:rsidRPr="003B377C">
          <w:rPr>
            <w:rPrChange w:id="1193" w:author="作者">
              <w:rPr>
                <w:highlight w:val="yellow"/>
              </w:rPr>
            </w:rPrChange>
          </w:rPr>
          <w:t xml:space="preserve">is the main configuration block. Line </w:t>
        </w:r>
        <w:r w:rsidRPr="003B377C">
          <w:rPr>
            <w:spacing w:val="-4"/>
            <w:rPrChange w:id="1194" w:author="作者">
              <w:rPr>
                <w:spacing w:val="-4"/>
                <w:highlight w:val="yellow"/>
              </w:rPr>
            </w:rPrChange>
          </w:rPr>
          <w:t>[4</w:t>
        </w:r>
        <w:del w:id="1195" w:author="作者">
          <w:r w:rsidRPr="003B377C">
            <w:rPr>
              <w:spacing w:val="-4"/>
              <w:rPrChange w:id="1196" w:author="作者">
                <w:rPr>
                  <w:spacing w:val="-4"/>
                  <w:highlight w:val="yellow"/>
                </w:rPr>
              </w:rPrChange>
            </w:rPr>
            <w:delText>7</w:delText>
          </w:r>
        </w:del>
        <w:r w:rsidRPr="003B377C">
          <w:rPr>
            <w:spacing w:val="-4"/>
            <w:rPrChange w:id="1197" w:author="作者">
              <w:rPr>
                <w:spacing w:val="-4"/>
                <w:highlight w:val="yellow"/>
              </w:rPr>
            </w:rPrChange>
          </w:rPr>
          <w:t xml:space="preserve">8:68] </w:t>
        </w:r>
      </w:ins>
      <w:del w:id="1198" w:author="作者">
        <w:r w:rsidRPr="003B377C">
          <w:rPr>
            <w:rPrChange w:id="1199" w:author="作者">
              <w:rPr>
                <w:highlight w:val="yellow"/>
              </w:rPr>
            </w:rPrChange>
          </w:rPr>
          <w:delText xml:space="preserve">configures the SINC </w:delText>
        </w:r>
        <w:r w:rsidRPr="003B377C">
          <w:rPr>
            <w:spacing w:val="-4"/>
            <w:rPrChange w:id="1200" w:author="作者">
              <w:rPr>
                <w:spacing w:val="-4"/>
                <w:highlight w:val="yellow"/>
              </w:rPr>
            </w:rPrChange>
          </w:rPr>
          <w:delText>filter parameters</w:delText>
        </w:r>
      </w:del>
      <w:moveToRangeStart w:id="1201" w:author="作者" w:name="move392490553"/>
      <w:moveTo w:id="1202" w:author="作者">
        <w:r w:rsidRPr="003B377C">
          <w:rPr>
            <w:spacing w:val="-4"/>
            <w:rPrChange w:id="1203" w:author="作者">
              <w:rPr>
                <w:spacing w:val="-4"/>
                <w:highlight w:val="yellow"/>
              </w:rPr>
            </w:rPrChange>
          </w:rPr>
          <w:t>set up various group parameters,</w:t>
        </w:r>
        <w:r w:rsidRPr="003B377C">
          <w:rPr>
            <w:rPrChange w:id="1204" w:author="作者">
              <w:rPr>
                <w:highlight w:val="yellow"/>
              </w:rPr>
            </w:rPrChange>
          </w:rPr>
          <w:t xml:space="preserve"> including order </w:t>
        </w:r>
        <w:del w:id="1205" w:author="作者">
          <w:r w:rsidRPr="003B377C">
            <w:rPr>
              <w:rPrChange w:id="1206" w:author="作者">
                <w:rPr>
                  <w:highlight w:val="yellow"/>
                </w:rPr>
              </w:rPrChange>
            </w:rPr>
            <w:delText>and</w:delText>
          </w:r>
        </w:del>
      </w:moveTo>
      <w:ins w:id="1207" w:author="作者">
        <w:r w:rsidRPr="003B377C">
          <w:rPr>
            <w:rPrChange w:id="1208" w:author="作者">
              <w:rPr>
                <w:highlight w:val="yellow"/>
              </w:rPr>
            </w:rPrChange>
          </w:rPr>
          <w:t xml:space="preserve">, </w:t>
        </w:r>
      </w:ins>
      <w:moveTo w:id="1209" w:author="作者">
        <w:del w:id="1210" w:author="作者">
          <w:r w:rsidRPr="003B377C">
            <w:rPr>
              <w:rPrChange w:id="1211" w:author="作者">
                <w:rPr>
                  <w:highlight w:val="yellow"/>
                </w:rPr>
              </w:rPrChange>
            </w:rPr>
            <w:delText xml:space="preserve"> </w:delText>
          </w:r>
        </w:del>
        <w:r w:rsidRPr="003B377C">
          <w:rPr>
            <w:rPrChange w:id="1212" w:author="作者">
              <w:rPr>
                <w:highlight w:val="yellow"/>
              </w:rPr>
            </w:rPrChange>
          </w:rPr>
          <w:t>decimation rate</w:t>
        </w:r>
        <w:del w:id="1213" w:author="作者">
          <w:r w:rsidRPr="003B377C">
            <w:rPr>
              <w:rPrChange w:id="1214" w:author="作者">
                <w:rPr>
                  <w:highlight w:val="yellow"/>
                </w:rPr>
              </w:rPrChange>
            </w:rPr>
            <w:delText>.</w:delText>
          </w:r>
        </w:del>
      </w:moveTo>
      <w:moveToRangeEnd w:id="1201"/>
      <w:del w:id="1215" w:author="作者">
        <w:r w:rsidRPr="003B377C">
          <w:rPr>
            <w:spacing w:val="-4"/>
            <w:rPrChange w:id="1216" w:author="作者">
              <w:rPr>
                <w:spacing w:val="-4"/>
                <w:highlight w:val="yellow"/>
              </w:rPr>
            </w:rPrChange>
          </w:rPr>
          <w:delText>. Lines[78:80]</w:delText>
        </w:r>
      </w:del>
      <w:ins w:id="1217" w:author="作者">
        <w:r w:rsidRPr="003B377C">
          <w:rPr>
            <w:spacing w:val="-4"/>
            <w:rPrChange w:id="1218" w:author="作者">
              <w:rPr>
                <w:spacing w:val="-4"/>
                <w:highlight w:val="yellow"/>
              </w:rPr>
            </w:rPrChange>
          </w:rPr>
          <w:t>, modulator clock,</w:t>
        </w:r>
      </w:ins>
      <w:r w:rsidRPr="003B377C">
        <w:rPr>
          <w:spacing w:val="-4"/>
          <w:rPrChange w:id="1219" w:author="作者">
            <w:rPr>
              <w:spacing w:val="-4"/>
              <w:highlight w:val="yellow"/>
            </w:rPr>
          </w:rPrChange>
        </w:rPr>
        <w:t xml:space="preserve"> </w:t>
      </w:r>
      <w:del w:id="1220" w:author="作者">
        <w:r w:rsidRPr="003B377C">
          <w:rPr>
            <w:spacing w:val="-4"/>
            <w:rPrChange w:id="1221" w:author="作者">
              <w:rPr>
                <w:spacing w:val="-4"/>
                <w:highlight w:val="yellow"/>
              </w:rPr>
            </w:rPrChange>
          </w:rPr>
          <w:delText>open the device driver</w:delText>
        </w:r>
      </w:del>
      <w:ins w:id="1222" w:author="作者">
        <w:r w:rsidRPr="003B377C">
          <w:rPr>
            <w:spacing w:val="-4"/>
            <w:rPrChange w:id="1223" w:author="作者">
              <w:rPr>
                <w:spacing w:val="-4"/>
                <w:highlight w:val="yellow"/>
              </w:rPr>
            </w:rPrChange>
          </w:rPr>
          <w:t>registers service function for data interrupt and set up priority.</w:t>
        </w:r>
      </w:ins>
      <w:r w:rsidRPr="003B377C">
        <w:rPr>
          <w:spacing w:val="-4"/>
          <w:rPrChange w:id="1224" w:author="作者">
            <w:rPr>
              <w:spacing w:val="-4"/>
              <w:highlight w:val="yellow"/>
            </w:rPr>
          </w:rPrChange>
        </w:rPr>
        <w:t xml:space="preserve"> </w:t>
      </w:r>
      <w:del w:id="1225" w:author="作者">
        <w:r w:rsidRPr="003B377C">
          <w:rPr>
            <w:spacing w:val="-4"/>
            <w:rPrChange w:id="1226" w:author="作者">
              <w:rPr>
                <w:spacing w:val="-4"/>
                <w:highlight w:val="yellow"/>
              </w:rPr>
            </w:rPrChange>
          </w:rPr>
          <w:delText>and set up</w:delText>
        </w:r>
        <w:r w:rsidRPr="003B377C">
          <w:rPr>
            <w:rPrChange w:id="1227" w:author="作者">
              <w:rPr>
                <w:highlight w:val="yellow"/>
              </w:rPr>
            </w:rPrChange>
          </w:rPr>
          <w:delText xml:space="preserve"> </w:delText>
        </w:r>
        <w:r w:rsidRPr="003B377C">
          <w:rPr>
            <w:spacing w:val="-4"/>
            <w:rPrChange w:id="1228" w:author="作者">
              <w:rPr>
                <w:spacing w:val="-4"/>
                <w:highlight w:val="yellow"/>
              </w:rPr>
            </w:rPrChange>
          </w:rPr>
          <w:delText xml:space="preserve">the callback functions. Lines[81:85] </w:delText>
        </w:r>
      </w:del>
      <w:moveFromRangeStart w:id="1229" w:author="作者" w:name="move392490553"/>
      <w:moveFrom w:id="1230" w:author="作者">
        <w:r w:rsidRPr="003B377C">
          <w:rPr>
            <w:spacing w:val="-4"/>
            <w:rPrChange w:id="1231" w:author="作者">
              <w:rPr>
                <w:spacing w:val="-4"/>
                <w:highlight w:val="yellow"/>
              </w:rPr>
            </w:rPrChange>
          </w:rPr>
          <w:t>set up various group parameters,</w:t>
        </w:r>
        <w:r w:rsidRPr="003B377C">
          <w:rPr>
            <w:rPrChange w:id="1232" w:author="作者">
              <w:rPr>
                <w:highlight w:val="yellow"/>
              </w:rPr>
            </w:rPrChange>
          </w:rPr>
          <w:t xml:space="preserve"> including order and decimation rate.</w:t>
        </w:r>
      </w:moveFrom>
      <w:moveFromRangeEnd w:id="1229"/>
    </w:p>
    <w:p w:rsidR="008A5ED8" w:rsidRPr="00A17509" w:rsidRDefault="008A5ED8">
      <w:pPr>
        <w:rPr>
          <w:ins w:id="1233" w:author="作者"/>
          <w:rPrChange w:id="1234" w:author="作者">
            <w:rPr>
              <w:ins w:id="1235" w:author="作者"/>
              <w:highlight w:val="yellow"/>
            </w:rPr>
          </w:rPrChange>
        </w:rPr>
      </w:pPr>
    </w:p>
    <w:p w:rsidR="008A5ED8" w:rsidRPr="00A17509" w:rsidDel="00B11A37" w:rsidRDefault="003B377C">
      <w:pPr>
        <w:rPr>
          <w:ins w:id="1236" w:author="作者"/>
          <w:del w:id="1237" w:author="作者"/>
          <w:rPrChange w:id="1238" w:author="作者">
            <w:rPr>
              <w:ins w:id="1239" w:author="作者"/>
              <w:del w:id="1240" w:author="作者"/>
              <w:highlight w:val="yellow"/>
            </w:rPr>
          </w:rPrChange>
        </w:rPr>
      </w:pPr>
      <w:del w:id="1241" w:author="作者">
        <w:r w:rsidRPr="003B377C">
          <w:rPr>
            <w:rPrChange w:id="1242" w:author="作者">
              <w:rPr>
                <w:highlight w:val="yellow"/>
              </w:rPr>
            </w:rPrChange>
          </w:rPr>
          <w:delText xml:space="preserve"> </w:delText>
        </w:r>
      </w:del>
      <w:r w:rsidRPr="003B377C">
        <w:rPr>
          <w:rPrChange w:id="1243" w:author="作者">
            <w:rPr>
              <w:highlight w:val="yellow"/>
            </w:rPr>
          </w:rPrChange>
        </w:rPr>
        <w:t>Lines[</w:t>
      </w:r>
      <w:del w:id="1244" w:author="作者">
        <w:r w:rsidRPr="003B377C">
          <w:rPr>
            <w:rPrChange w:id="1245" w:author="作者">
              <w:rPr>
                <w:highlight w:val="yellow"/>
              </w:rPr>
            </w:rPrChange>
          </w:rPr>
          <w:delText>87</w:delText>
        </w:r>
      </w:del>
      <w:ins w:id="1246" w:author="作者">
        <w:r w:rsidRPr="003B377C">
          <w:rPr>
            <w:rPrChange w:id="1247" w:author="作者">
              <w:rPr>
                <w:highlight w:val="yellow"/>
              </w:rPr>
            </w:rPrChange>
          </w:rPr>
          <w:t>60</w:t>
        </w:r>
      </w:ins>
      <w:r w:rsidRPr="003B377C">
        <w:rPr>
          <w:rPrChange w:id="1248" w:author="作者">
            <w:rPr>
              <w:highlight w:val="yellow"/>
            </w:rPr>
          </w:rPrChange>
        </w:rPr>
        <w:t>:</w:t>
      </w:r>
      <w:del w:id="1249" w:author="作者">
        <w:r w:rsidRPr="003B377C">
          <w:rPr>
            <w:rPrChange w:id="1250" w:author="作者">
              <w:rPr>
                <w:highlight w:val="yellow"/>
              </w:rPr>
            </w:rPrChange>
          </w:rPr>
          <w:delText>89</w:delText>
        </w:r>
      </w:del>
      <w:ins w:id="1251" w:author="作者">
        <w:r w:rsidRPr="003B377C">
          <w:rPr>
            <w:rPrChange w:id="1252" w:author="作者">
              <w:rPr>
                <w:highlight w:val="yellow"/>
              </w:rPr>
            </w:rPrChange>
          </w:rPr>
          <w:t>61</w:t>
        </w:r>
      </w:ins>
      <w:r w:rsidRPr="003B377C">
        <w:rPr>
          <w:rPrChange w:id="1253" w:author="作者">
            <w:rPr>
              <w:highlight w:val="yellow"/>
            </w:rPr>
          </w:rPrChange>
        </w:rPr>
        <w:t xml:space="preserve">] </w:t>
      </w:r>
      <w:del w:id="1254" w:author="作者">
        <w:r w:rsidRPr="003B377C">
          <w:rPr>
            <w:rPrChange w:id="1255" w:author="作者">
              <w:rPr>
                <w:highlight w:val="yellow"/>
              </w:rPr>
            </w:rPrChange>
          </w:rPr>
          <w:delText>control the</w:delText>
        </w:r>
      </w:del>
      <w:ins w:id="1256" w:author="作者">
        <w:r w:rsidRPr="003B377C">
          <w:rPr>
            <w:rPrChange w:id="1257" w:author="作者">
              <w:rPr>
                <w:highlight w:val="yellow"/>
              </w:rPr>
            </w:rPrChange>
          </w:rPr>
          <w:t xml:space="preserve">is </w:t>
        </w:r>
      </w:ins>
      <w:r w:rsidRPr="003B377C">
        <w:rPr>
          <w:rPrChange w:id="1258" w:author="作者">
            <w:rPr>
              <w:highlight w:val="yellow"/>
            </w:rPr>
          </w:rPrChange>
        </w:rPr>
        <w:t xml:space="preserve"> initial setting of the overload limits to their full range to avoid a spurious trip when the filter starts. </w:t>
      </w:r>
      <w:ins w:id="1259" w:author="作者">
        <w:r w:rsidRPr="003B377C">
          <w:rPr>
            <w:rPrChange w:id="1260" w:author="作者">
              <w:rPr>
                <w:highlight w:val="yellow"/>
              </w:rPr>
            </w:rPrChange>
          </w:rPr>
          <w:t xml:space="preserve"> To set the application specific overload limits a defined sequence must be followed. </w:t>
        </w:r>
        <w:del w:id="1261" w:author="作者">
          <w:r w:rsidRPr="003B377C">
            <w:rPr>
              <w:rPrChange w:id="1262" w:author="作者">
                <w:rPr>
                  <w:highlight w:val="yellow"/>
                </w:rPr>
              </w:rPrChange>
            </w:rPr>
            <w:delText>First</w:delText>
          </w:r>
        </w:del>
        <w:r w:rsidRPr="003B377C">
          <w:rPr>
            <w:rPrChange w:id="1263" w:author="作者">
              <w:rPr>
                <w:highlight w:val="yellow"/>
              </w:rPr>
            </w:rPrChange>
          </w:rPr>
          <w:t xml:space="preserve">First, the filter is enabled, Line [70:71]. To let data propagate through the </w:t>
        </w:r>
        <w:del w:id="1264" w:author="作者">
          <w:r w:rsidRPr="003B377C">
            <w:rPr>
              <w:rPrChange w:id="1265" w:author="作者">
                <w:rPr>
                  <w:highlight w:val="yellow"/>
                </w:rPr>
              </w:rPrChange>
            </w:rPr>
            <w:delText>filter  a</w:delText>
          </w:r>
        </w:del>
        <w:r w:rsidRPr="003B377C">
          <w:rPr>
            <w:rPrChange w:id="1266" w:author="作者">
              <w:rPr>
                <w:highlight w:val="yellow"/>
              </w:rPr>
            </w:rPrChange>
          </w:rPr>
          <w:t xml:space="preserve">filter a 10us delay is provided, Line [73:74]. At this </w:t>
        </w:r>
        <w:del w:id="1267" w:author="作者">
          <w:r w:rsidRPr="003B377C">
            <w:rPr>
              <w:rPrChange w:id="1268" w:author="作者">
                <w:rPr>
                  <w:highlight w:val="yellow"/>
                </w:rPr>
              </w:rPrChange>
            </w:rPr>
            <w:delText>point</w:delText>
          </w:r>
        </w:del>
        <w:r w:rsidRPr="003B377C">
          <w:rPr>
            <w:rPrChange w:id="1269" w:author="作者">
              <w:rPr>
                <w:highlight w:val="yellow"/>
              </w:rPr>
            </w:rPrChange>
          </w:rPr>
          <w:t>point, the correct current levels have been determined and the overload interrupt masks can be cleared, Line 76. Finally, the application specific trip levels are set, Line [78:79].</w:t>
        </w:r>
      </w:ins>
    </w:p>
    <w:p w:rsidR="008A5ED8" w:rsidRPr="00A17509" w:rsidRDefault="008A5ED8">
      <w:pPr>
        <w:rPr>
          <w:ins w:id="1270" w:author="作者"/>
          <w:rPrChange w:id="1271" w:author="作者">
            <w:rPr>
              <w:ins w:id="1272" w:author="作者"/>
              <w:highlight w:val="yellow"/>
            </w:rPr>
          </w:rPrChange>
        </w:rPr>
      </w:pPr>
    </w:p>
    <w:p w:rsidR="00A908D5" w:rsidRPr="00A17509" w:rsidDel="00B11A37" w:rsidRDefault="003B377C">
      <w:pPr>
        <w:rPr>
          <w:ins w:id="1273" w:author="作者"/>
          <w:del w:id="1274" w:author="作者"/>
          <w:rPrChange w:id="1275" w:author="作者">
            <w:rPr>
              <w:ins w:id="1276" w:author="作者"/>
              <w:del w:id="1277" w:author="作者"/>
              <w:highlight w:val="yellow"/>
            </w:rPr>
          </w:rPrChange>
        </w:rPr>
      </w:pPr>
      <w:ins w:id="1278" w:author="作者">
        <w:r w:rsidRPr="003B377C">
          <w:rPr>
            <w:rPrChange w:id="1279" w:author="作者">
              <w:rPr>
                <w:highlight w:val="yellow"/>
              </w:rPr>
            </w:rPrChange>
          </w:rPr>
          <w:t xml:space="preserve">Startup and alignment of impulse response to PWM is handled by Line [90:101]. </w:t>
        </w:r>
        <w:del w:id="1280" w:author="作者">
          <w:r w:rsidRPr="003B377C">
            <w:rPr>
              <w:rPrChange w:id="1281" w:author="作者">
                <w:rPr>
                  <w:highlight w:val="yellow"/>
                </w:rPr>
              </w:rPrChange>
            </w:rPr>
            <w:delText>Using triggers</w:delText>
          </w:r>
        </w:del>
        <w:r w:rsidRPr="003B377C">
          <w:rPr>
            <w:rPrChange w:id="1282" w:author="作者">
              <w:rPr>
                <w:highlight w:val="yellow"/>
              </w:rPr>
            </w:rPrChange>
          </w:rPr>
          <w:t>Utilizing triggers, a General Purpose timer i</w:t>
        </w:r>
        <w:r w:rsidR="00E27677">
          <w:t>s</w:t>
        </w:r>
        <w:del w:id="1283" w:author="作者">
          <w:r w:rsidRPr="003B377C">
            <w:rPr>
              <w:rPrChange w:id="1284" w:author="作者">
                <w:rPr>
                  <w:highlight w:val="yellow"/>
                </w:rPr>
              </w:rPrChange>
            </w:rPr>
            <w:delText>d</w:delText>
          </w:r>
        </w:del>
        <w:r w:rsidRPr="003B377C">
          <w:rPr>
            <w:rPrChange w:id="1285" w:author="作者">
              <w:rPr>
                <w:highlight w:val="yellow"/>
              </w:rPr>
            </w:rPrChange>
          </w:rPr>
          <w:t xml:space="preserve"> used to generate the required interrupt. When the delay expires, the GP timers generates a trigger that start</w:t>
        </w:r>
        <w:del w:id="1286" w:author="作者">
          <w:r w:rsidRPr="003B377C">
            <w:rPr>
              <w:rPrChange w:id="1287" w:author="作者">
                <w:rPr>
                  <w:highlight w:val="yellow"/>
                </w:rPr>
              </w:rPrChange>
            </w:rPr>
            <w:delText>ed</w:delText>
          </w:r>
        </w:del>
        <w:r w:rsidRPr="003B377C">
          <w:rPr>
            <w:rPrChange w:id="1288" w:author="作者">
              <w:rPr>
                <w:highlight w:val="yellow"/>
              </w:rPr>
            </w:rPrChange>
          </w:rPr>
          <w:t>s the filter.</w:t>
        </w:r>
      </w:ins>
    </w:p>
    <w:p w:rsidR="00A908D5" w:rsidRPr="00A17509" w:rsidRDefault="00A908D5">
      <w:pPr>
        <w:rPr>
          <w:ins w:id="1289" w:author="作者"/>
          <w:rPrChange w:id="1290" w:author="作者">
            <w:rPr>
              <w:ins w:id="1291" w:author="作者"/>
              <w:highlight w:val="yellow"/>
            </w:rPr>
          </w:rPrChange>
        </w:rPr>
      </w:pPr>
    </w:p>
    <w:p w:rsidR="00401A6D" w:rsidRPr="00A17509" w:rsidDel="00A908D5" w:rsidRDefault="003B377C">
      <w:pPr>
        <w:rPr>
          <w:del w:id="1292" w:author="作者"/>
          <w:rPrChange w:id="1293" w:author="作者">
            <w:rPr>
              <w:del w:id="1294" w:author="作者"/>
              <w:highlight w:val="yellow"/>
            </w:rPr>
          </w:rPrChange>
        </w:rPr>
      </w:pPr>
      <w:del w:id="1295" w:author="作者">
        <w:r w:rsidRPr="003B377C">
          <w:rPr>
            <w:rPrChange w:id="1296" w:author="作者">
              <w:rPr>
                <w:highlight w:val="yellow"/>
              </w:rPr>
            </w:rPrChange>
          </w:rPr>
          <w:delText xml:space="preserve">Line 86 sets up the circular </w:delText>
        </w:r>
        <w:r w:rsidRPr="003B377C">
          <w:rPr>
            <w:spacing w:val="-4"/>
            <w:rPrChange w:id="1297" w:author="作者">
              <w:rPr>
                <w:spacing w:val="-4"/>
                <w:highlight w:val="yellow"/>
              </w:rPr>
            </w:rPrChange>
          </w:rPr>
          <w:delText>buffer for the primary SINC data, and Line 94 and Line 95 assign</w:delText>
        </w:r>
        <w:r w:rsidRPr="003B377C">
          <w:rPr>
            <w:rPrChange w:id="1298" w:author="作者">
              <w:rPr>
                <w:highlight w:val="yellow"/>
              </w:rPr>
            </w:rPrChange>
          </w:rPr>
          <w:delText xml:space="preserve"> data channels to the buffers. Line 91 and Line 92 set up the </w:delText>
        </w:r>
        <w:r w:rsidRPr="003B377C">
          <w:rPr>
            <w:spacing w:val="-4"/>
            <w:rPrChange w:id="1299" w:author="作者">
              <w:rPr>
                <w:spacing w:val="-4"/>
                <w:highlight w:val="yellow"/>
              </w:rPr>
            </w:rPrChange>
          </w:rPr>
          <w:delText xml:space="preserve">modulator clock. On Line 91, the driver calculates the divide ratio </w:delText>
        </w:r>
        <w:r w:rsidRPr="003B377C">
          <w:rPr>
            <w:rPrChange w:id="1300" w:author="作者">
              <w:rPr>
                <w:highlight w:val="yellow"/>
              </w:rPr>
            </w:rPrChange>
          </w:rPr>
          <w:delText xml:space="preserve">from the system clock and modulator frequencies. On </w:delText>
        </w:r>
        <w:r w:rsidRPr="003B377C">
          <w:rPr>
            <w:spacing w:val="-4"/>
            <w:rPrChange w:id="1301" w:author="作者">
              <w:rPr>
                <w:spacing w:val="-4"/>
                <w:highlight w:val="yellow"/>
              </w:rPr>
            </w:rPrChange>
          </w:rPr>
          <w:delText>Line 92, the driver call enables the clock and sets the synchronization</w:delText>
        </w:r>
        <w:r w:rsidRPr="003B377C">
          <w:rPr>
            <w:rPrChange w:id="1302" w:author="作者">
              <w:rPr>
                <w:highlight w:val="yellow"/>
              </w:rPr>
            </w:rPrChange>
          </w:rPr>
          <w:delText xml:space="preserve"> mode. Line 97 enables the SINC_STAT interrupt masks. Line 98 and Line 99 enable the Filter Channel 0 and Filter Channel 1 that are assigned to Group0. Line 100 and Line 101 introduce a short </w:delText>
        </w:r>
        <w:r w:rsidRPr="003B377C">
          <w:rPr>
            <w:spacing w:val="-4"/>
            <w:rPrChange w:id="1303" w:author="作者">
              <w:rPr>
                <w:spacing w:val="-4"/>
                <w:highlight w:val="yellow"/>
              </w:rPr>
            </w:rPrChange>
          </w:rPr>
          <w:delText>delay before specifying the SINC interrupt masks on Line 103 and</w:delText>
        </w:r>
        <w:r w:rsidRPr="003B377C">
          <w:rPr>
            <w:rPrChange w:id="1304" w:author="作者">
              <w:rPr>
                <w:highlight w:val="yellow"/>
              </w:rPr>
            </w:rPrChange>
          </w:rPr>
          <w:delText xml:space="preserve"> setting the working secondary filter overload limits on Line 104 and Line 105.</w:delText>
        </w:r>
      </w:del>
    </w:p>
    <w:p w:rsidR="00856F31" w:rsidRPr="00F56090" w:rsidDel="005479F3" w:rsidRDefault="003B377C">
      <w:pPr>
        <w:rPr>
          <w:del w:id="1305" w:author="作者"/>
        </w:rPr>
      </w:pPr>
      <w:r w:rsidRPr="003B377C">
        <w:rPr>
          <w:spacing w:val="-4"/>
          <w:rPrChange w:id="1306" w:author="作者">
            <w:rPr>
              <w:spacing w:val="-4"/>
              <w:highlight w:val="yellow"/>
            </w:rPr>
          </w:rPrChange>
        </w:rPr>
        <w:t>The final block of code (Lines[10</w:t>
      </w:r>
      <w:ins w:id="1307" w:author="作者">
        <w:r w:rsidRPr="003B377C">
          <w:rPr>
            <w:spacing w:val="-4"/>
            <w:rPrChange w:id="1308" w:author="作者">
              <w:rPr>
                <w:spacing w:val="-4"/>
                <w:highlight w:val="yellow"/>
              </w:rPr>
            </w:rPrChange>
          </w:rPr>
          <w:t>3</w:t>
        </w:r>
      </w:ins>
      <w:del w:id="1309" w:author="作者">
        <w:r w:rsidRPr="003B377C">
          <w:rPr>
            <w:spacing w:val="-4"/>
            <w:rPrChange w:id="1310" w:author="作者">
              <w:rPr>
                <w:spacing w:val="-4"/>
                <w:highlight w:val="yellow"/>
              </w:rPr>
            </w:rPrChange>
          </w:rPr>
          <w:delText>6</w:delText>
        </w:r>
      </w:del>
      <w:r w:rsidRPr="003B377C">
        <w:rPr>
          <w:spacing w:val="-4"/>
          <w:rPrChange w:id="1311" w:author="作者">
            <w:rPr>
              <w:spacing w:val="-4"/>
              <w:highlight w:val="yellow"/>
            </w:rPr>
          </w:rPrChange>
        </w:rPr>
        <w:t>:12</w:t>
      </w:r>
      <w:del w:id="1312" w:author="作者">
        <w:r w:rsidRPr="003B377C">
          <w:rPr>
            <w:spacing w:val="-4"/>
            <w:rPrChange w:id="1313" w:author="作者">
              <w:rPr>
                <w:spacing w:val="-4"/>
                <w:highlight w:val="yellow"/>
              </w:rPr>
            </w:rPrChange>
          </w:rPr>
          <w:delText>9</w:delText>
        </w:r>
      </w:del>
      <w:ins w:id="1314" w:author="作者">
        <w:r w:rsidRPr="003B377C">
          <w:rPr>
            <w:spacing w:val="-4"/>
            <w:rPrChange w:id="1315" w:author="作者">
              <w:rPr>
                <w:spacing w:val="-4"/>
                <w:highlight w:val="yellow"/>
              </w:rPr>
            </w:rPrChange>
          </w:rPr>
          <w:t>5</w:t>
        </w:r>
        <w:del w:id="1316" w:author="作者">
          <w:r w:rsidRPr="003B377C">
            <w:rPr>
              <w:spacing w:val="-4"/>
              <w:rPrChange w:id="1317" w:author="作者">
                <w:rPr>
                  <w:spacing w:val="-4"/>
                  <w:highlight w:val="yellow"/>
                </w:rPr>
              </w:rPrChange>
            </w:rPr>
            <w:delText>7</w:delText>
          </w:r>
        </w:del>
      </w:ins>
      <w:r w:rsidRPr="003B377C">
        <w:rPr>
          <w:spacing w:val="-4"/>
          <w:rPrChange w:id="1318" w:author="作者">
            <w:rPr>
              <w:spacing w:val="-4"/>
              <w:highlight w:val="yellow"/>
            </w:rPr>
          </w:rPrChange>
        </w:rPr>
        <w:t xml:space="preserve">]) includes the </w:t>
      </w:r>
      <w:del w:id="1319" w:author="作者">
        <w:r w:rsidRPr="003B377C">
          <w:rPr>
            <w:spacing w:val="-4"/>
            <w:rPrChange w:id="1320" w:author="作者">
              <w:rPr>
                <w:spacing w:val="-4"/>
                <w:highlight w:val="yellow"/>
              </w:rPr>
            </w:rPrChange>
          </w:rPr>
          <w:delText>callback</w:delText>
        </w:r>
        <w:r w:rsidRPr="003B377C">
          <w:rPr>
            <w:rPrChange w:id="1321" w:author="作者">
              <w:rPr>
                <w:highlight w:val="yellow"/>
              </w:rPr>
            </w:rPrChange>
          </w:rPr>
          <w:delText xml:space="preserve"> </w:delText>
        </w:r>
      </w:del>
      <w:ins w:id="1322" w:author="作者">
        <w:del w:id="1323" w:author="作者">
          <w:r w:rsidRPr="003B377C">
            <w:rPr>
              <w:spacing w:val="-4"/>
              <w:rPrChange w:id="1324" w:author="作者">
                <w:rPr>
                  <w:spacing w:val="-4"/>
                  <w:highlight w:val="yellow"/>
                </w:rPr>
              </w:rPrChange>
            </w:rPr>
            <w:delText xml:space="preserve">is the </w:delText>
          </w:r>
        </w:del>
        <w:r w:rsidRPr="003B377C">
          <w:rPr>
            <w:spacing w:val="-4"/>
            <w:rPrChange w:id="1325" w:author="作者">
              <w:rPr>
                <w:spacing w:val="-4"/>
                <w:highlight w:val="yellow"/>
              </w:rPr>
            </w:rPrChange>
          </w:rPr>
          <w:t>interrupt service routine called when the data buffer has been transferred to memory</w:t>
        </w:r>
        <w:del w:id="1326" w:author="作者">
          <w:r w:rsidRPr="003B377C">
            <w:rPr>
              <w:spacing w:val="-4"/>
              <w:rPrChange w:id="1327" w:author="作者">
                <w:rPr>
                  <w:spacing w:val="-4"/>
                  <w:highlight w:val="yellow"/>
                </w:rPr>
              </w:rPrChange>
            </w:rPr>
            <w:delText xml:space="preserve"> and redy for use by the application</w:delText>
          </w:r>
        </w:del>
        <w:r w:rsidRPr="003B377C">
          <w:rPr>
            <w:spacing w:val="-4"/>
            <w:rPrChange w:id="1328" w:author="作者">
              <w:rPr>
                <w:spacing w:val="-4"/>
                <w:highlight w:val="yellow"/>
              </w:rPr>
            </w:rPrChange>
          </w:rPr>
          <w:t xml:space="preserve">. </w:t>
        </w:r>
        <w:r w:rsidRPr="003B377C">
          <w:rPr>
            <w:rPrChange w:id="1329" w:author="作者">
              <w:rPr>
                <w:highlight w:val="yellow"/>
              </w:rPr>
            </w:rPrChange>
          </w:rPr>
          <w:t xml:space="preserve"> </w:t>
        </w:r>
      </w:ins>
      <w:del w:id="1330" w:author="作者">
        <w:r w:rsidRPr="003B377C">
          <w:rPr>
            <w:spacing w:val="2"/>
            <w:rPrChange w:id="1331" w:author="作者">
              <w:rPr>
                <w:spacing w:val="2"/>
                <w:highlight w:val="yellow"/>
              </w:rPr>
            </w:rPrChange>
          </w:rPr>
          <w:delText>functions for the SINC data and overload interrupt.</w:delText>
        </w:r>
      </w:del>
      <w:r w:rsidRPr="003B377C">
        <w:rPr>
          <w:spacing w:val="2"/>
          <w:rPrChange w:id="1332" w:author="作者">
            <w:rPr>
              <w:spacing w:val="2"/>
              <w:highlight w:val="yellow"/>
            </w:rPr>
          </w:rPrChange>
        </w:rPr>
        <w:t xml:space="preserve"> The</w:t>
      </w:r>
      <w:r w:rsidRPr="003B377C">
        <w:rPr>
          <w:rPrChange w:id="1333" w:author="作者">
            <w:rPr>
              <w:highlight w:val="yellow"/>
            </w:rPr>
          </w:rPrChange>
        </w:rPr>
        <w:t xml:space="preserve"> </w:t>
      </w:r>
      <w:ins w:id="1334" w:author="作者">
        <w:r w:rsidR="005479F3" w:rsidRPr="00A17509">
          <w:rPr>
            <w:szCs w:val="18"/>
          </w:rPr>
          <w:t>SincData0Handler</w:t>
        </w:r>
        <w:r w:rsidRPr="003B377C">
          <w:rPr>
            <w:spacing w:val="-4"/>
            <w:rPrChange w:id="1335" w:author="作者">
              <w:rPr>
                <w:spacing w:val="-4"/>
                <w:highlight w:val="yellow"/>
              </w:rPr>
            </w:rPrChange>
          </w:rPr>
          <w:t xml:space="preserve"> </w:t>
        </w:r>
      </w:ins>
      <w:del w:id="1336" w:author="作者">
        <w:r w:rsidRPr="003B377C">
          <w:rPr>
            <w:spacing w:val="-4"/>
            <w:rPrChange w:id="1337" w:author="作者">
              <w:rPr>
                <w:spacing w:val="-4"/>
                <w:highlight w:val="yellow"/>
              </w:rPr>
            </w:rPrChange>
          </w:rPr>
          <w:delText xml:space="preserve">SincDataCallback </w:delText>
        </w:r>
      </w:del>
      <w:r w:rsidRPr="003B377C">
        <w:rPr>
          <w:spacing w:val="-4"/>
          <w:rPrChange w:id="1338" w:author="作者">
            <w:rPr>
              <w:spacing w:val="-4"/>
              <w:highlight w:val="yellow"/>
            </w:rPr>
          </w:rPrChange>
        </w:rPr>
        <w:t>function copies data from the buffer to the</w:t>
      </w:r>
      <w:r w:rsidRPr="003B377C">
        <w:rPr>
          <w:rPrChange w:id="1339" w:author="作者">
            <w:rPr>
              <w:highlight w:val="yellow"/>
            </w:rPr>
          </w:rPrChange>
        </w:rPr>
        <w:t xml:space="preserve"> motor control variables and calls the control function. </w:t>
      </w:r>
      <w:del w:id="1340" w:author="作者">
        <w:r w:rsidRPr="003B377C">
          <w:rPr>
            <w:rPrChange w:id="1341" w:author="作者">
              <w:rPr>
                <w:highlight w:val="yellow"/>
              </w:rPr>
            </w:rPrChange>
          </w:rPr>
          <w:delText>SincStatusCallback calls the fault handler routines.</w:delText>
        </w:r>
      </w:del>
    </w:p>
    <w:p w:rsidR="0046097D" w:rsidRDefault="0046097D">
      <w:pPr>
        <w:rPr>
          <w:ins w:id="1342" w:author="作者"/>
        </w:rPr>
        <w:pPrChange w:id="1343" w:author="作者">
          <w:pPr>
            <w:pStyle w:val="ae"/>
            <w:pageBreakBefore/>
            <w:numPr>
              <w:numId w:val="25"/>
            </w:numPr>
            <w:ind w:left="360" w:hanging="360"/>
          </w:pPr>
        </w:pPrChange>
      </w:pPr>
    </w:p>
    <w:p w:rsidR="005479F3" w:rsidRDefault="005479F3">
      <w:pPr>
        <w:pStyle w:val="ae"/>
        <w:pageBreakBefore/>
        <w:rPr>
          <w:ins w:id="1344" w:author="作者"/>
        </w:rPr>
        <w:sectPr w:rsidR="005479F3"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equalWidth="0">
            <w:col w:w="4860" w:space="720"/>
            <w:col w:w="4860"/>
          </w:cols>
          <w:titlePg/>
          <w:docGrid w:linePitch="360"/>
        </w:sectPr>
      </w:pPr>
    </w:p>
    <w:p w:rsidR="00DA1CB4" w:rsidRPr="00F56090" w:rsidRDefault="00DA1CB4" w:rsidP="002073E3">
      <w:pPr>
        <w:pStyle w:val="ae"/>
        <w:pageBreakBefore/>
        <w:numPr>
          <w:ilvl w:val="0"/>
          <w:numId w:val="25"/>
        </w:numPr>
        <w:ind w:left="360"/>
      </w:pPr>
      <w:r w:rsidRPr="00F56090">
        <w:lastRenderedPageBreak/>
        <w:t>/****************************************</w:t>
      </w:r>
    </w:p>
    <w:p w:rsidR="00DA1CB4" w:rsidRPr="00F56090" w:rsidRDefault="00DA1CB4" w:rsidP="00DA1CB4">
      <w:pPr>
        <w:pStyle w:val="ae"/>
        <w:numPr>
          <w:ilvl w:val="0"/>
          <w:numId w:val="25"/>
        </w:numPr>
        <w:ind w:left="360"/>
      </w:pPr>
      <w:r w:rsidRPr="00F56090">
        <w:t>SINC FILTER SETUP CODE SNIPPETS</w:t>
      </w:r>
    </w:p>
    <w:p w:rsidR="00DA1CB4" w:rsidRPr="00F56090" w:rsidRDefault="00F7078E" w:rsidP="00F7078E">
      <w:pPr>
        <w:pStyle w:val="ae"/>
        <w:numPr>
          <w:ilvl w:val="0"/>
          <w:numId w:val="25"/>
        </w:numPr>
        <w:ind w:left="360"/>
      </w:pPr>
      <w:r w:rsidRPr="00F56090">
        <w:t>****************</w:t>
      </w:r>
      <w:r w:rsidR="00DA1CB4" w:rsidRPr="00F56090">
        <w:t>************************/</w:t>
      </w:r>
    </w:p>
    <w:p w:rsidR="00DA1CB4" w:rsidRPr="00F56090" w:rsidDel="00C8103F" w:rsidRDefault="00F7078E" w:rsidP="00F7078E">
      <w:pPr>
        <w:pStyle w:val="ae"/>
        <w:numPr>
          <w:ilvl w:val="0"/>
          <w:numId w:val="25"/>
        </w:numPr>
        <w:ind w:left="360"/>
        <w:rPr>
          <w:del w:id="1345" w:author="作者"/>
        </w:rPr>
      </w:pPr>
      <w:del w:id="1346" w:author="作者">
        <w:r w:rsidRPr="00F56090" w:rsidDel="00C8103F">
          <w:delText xml:space="preserve">/****   Include file #define code </w:delText>
        </w:r>
        <w:r w:rsidR="00DA1CB4" w:rsidRPr="00F56090" w:rsidDel="00C8103F">
          <w:delText xml:space="preserve">   ***/</w:delText>
        </w:r>
      </w:del>
    </w:p>
    <w:p w:rsidR="0046097D" w:rsidRDefault="00DA1CB4">
      <w:pPr>
        <w:pStyle w:val="ae"/>
        <w:numPr>
          <w:ilvl w:val="0"/>
          <w:numId w:val="25"/>
        </w:numPr>
        <w:ind w:left="360"/>
        <w:rPr>
          <w:ins w:id="1347" w:author="作者"/>
        </w:rPr>
        <w:pPrChange w:id="1348" w:author="作者">
          <w:pPr>
            <w:pStyle w:val="ae"/>
          </w:pPr>
        </w:pPrChange>
      </w:pPr>
      <w:r w:rsidRPr="00F56090">
        <w:t>/* SINC definitions */</w:t>
      </w:r>
    </w:p>
    <w:p w:rsidR="0046097D" w:rsidRDefault="00522DA5">
      <w:pPr>
        <w:pStyle w:val="ae"/>
        <w:numPr>
          <w:ilvl w:val="0"/>
          <w:numId w:val="25"/>
        </w:numPr>
        <w:ind w:left="360"/>
        <w:rPr>
          <w:ins w:id="1349" w:author="作者"/>
        </w:rPr>
        <w:pPrChange w:id="1350" w:author="作者">
          <w:pPr>
            <w:pStyle w:val="ae"/>
          </w:pPr>
        </w:pPrChange>
      </w:pPr>
      <w:ins w:id="1351" w:author="作者">
        <w:r>
          <w:t>#define SINC_NUM_SAMPLES_HDR 4 /* determines how often a data interrupt is generated */</w:t>
        </w:r>
      </w:ins>
    </w:p>
    <w:p w:rsidR="0046097D" w:rsidRDefault="00522DA5">
      <w:pPr>
        <w:pStyle w:val="ae"/>
        <w:numPr>
          <w:ilvl w:val="0"/>
          <w:numId w:val="25"/>
        </w:numPr>
        <w:ind w:left="360"/>
        <w:rPr>
          <w:ins w:id="1352" w:author="作者"/>
        </w:rPr>
        <w:pPrChange w:id="1353" w:author="作者">
          <w:pPr>
            <w:pStyle w:val="ae"/>
          </w:pPr>
        </w:pPrChange>
      </w:pPr>
      <w:ins w:id="1354" w:author="作者">
        <w:r>
          <w:t>#define SINC_NUM_PAIRS       2</w:t>
        </w:r>
      </w:ins>
    </w:p>
    <w:p w:rsidR="0046097D" w:rsidRDefault="00522DA5">
      <w:pPr>
        <w:pStyle w:val="ae"/>
        <w:numPr>
          <w:ilvl w:val="0"/>
          <w:numId w:val="25"/>
        </w:numPr>
        <w:ind w:left="360"/>
        <w:rPr>
          <w:ins w:id="1355" w:author="作者"/>
        </w:rPr>
        <w:pPrChange w:id="1356" w:author="作者">
          <w:pPr>
            <w:pStyle w:val="ae"/>
          </w:pPr>
        </w:pPrChange>
      </w:pPr>
      <w:ins w:id="1357" w:author="作者">
        <w:r>
          <w:t xml:space="preserve">#define CIRC_BUF_SIZE_HDR    (SINC_NUM_SAMPLES_HDR*2) /* size of the circular buffer */  </w:t>
        </w:r>
      </w:ins>
    </w:p>
    <w:p w:rsidR="0046097D" w:rsidRDefault="00522DA5">
      <w:pPr>
        <w:pStyle w:val="ae"/>
        <w:numPr>
          <w:ilvl w:val="0"/>
          <w:numId w:val="25"/>
        </w:numPr>
        <w:ind w:left="360"/>
        <w:rPr>
          <w:ins w:id="1358" w:author="作者"/>
        </w:rPr>
        <w:pPrChange w:id="1359" w:author="作者">
          <w:pPr>
            <w:pStyle w:val="ae"/>
          </w:pPr>
        </w:pPrChange>
      </w:pPr>
      <w:ins w:id="1360" w:author="作者">
        <w:r>
          <w:t xml:space="preserve">#define SINC_MODCLK          (8000000)       </w:t>
        </w:r>
        <w:r w:rsidR="00803562">
          <w:t xml:space="preserve">         </w:t>
        </w:r>
        <w:r>
          <w:t>/* modulator clock freq */</w:t>
        </w:r>
      </w:ins>
    </w:p>
    <w:p w:rsidR="0046097D" w:rsidRDefault="00522DA5">
      <w:pPr>
        <w:pStyle w:val="ae"/>
        <w:numPr>
          <w:ilvl w:val="0"/>
          <w:numId w:val="25"/>
        </w:numPr>
        <w:ind w:left="360"/>
        <w:rPr>
          <w:ins w:id="1361" w:author="作者"/>
        </w:rPr>
        <w:pPrChange w:id="1362" w:author="作者">
          <w:pPr>
            <w:pStyle w:val="ae"/>
          </w:pPr>
        </w:pPrChange>
      </w:pPr>
      <w:ins w:id="1363" w:author="作者">
        <w:r>
          <w:t xml:space="preserve">#define S_HDR                23 </w:t>
        </w:r>
        <w:r w:rsidR="00803562">
          <w:t xml:space="preserve">   </w:t>
        </w:r>
        <w:r w:rsidRPr="00F56090">
          <w:t>/* Primary scale */</w:t>
        </w:r>
      </w:ins>
    </w:p>
    <w:p w:rsidR="0046097D" w:rsidRDefault="00522DA5">
      <w:pPr>
        <w:pStyle w:val="ae"/>
        <w:numPr>
          <w:ilvl w:val="0"/>
          <w:numId w:val="25"/>
        </w:numPr>
        <w:ind w:left="360"/>
        <w:rPr>
          <w:ins w:id="1364" w:author="作者"/>
        </w:rPr>
        <w:pPrChange w:id="1365" w:author="作者">
          <w:pPr>
            <w:pStyle w:val="ae"/>
          </w:pPr>
        </w:pPrChange>
      </w:pPr>
      <w:ins w:id="1366" w:author="作者">
        <w:r>
          <w:t xml:space="preserve">#define HDR                  200 </w:t>
        </w:r>
        <w:r w:rsidR="00803562">
          <w:t xml:space="preserve">  </w:t>
        </w:r>
        <w:r w:rsidRPr="00F56090">
          <w:t>/* primary decimation */</w:t>
        </w:r>
      </w:ins>
    </w:p>
    <w:p w:rsidR="00522DA5" w:rsidRDefault="00522DA5">
      <w:pPr>
        <w:pStyle w:val="ae"/>
        <w:numPr>
          <w:ilvl w:val="0"/>
          <w:numId w:val="25"/>
        </w:numPr>
        <w:ind w:left="360"/>
        <w:rPr>
          <w:ins w:id="1367" w:author="作者"/>
        </w:rPr>
      </w:pPr>
      <w:ins w:id="1368" w:author="作者">
        <w:r>
          <w:t>#define TRIP_DR              5     /* Decimation rate of TRIP filter */</w:t>
        </w:r>
      </w:ins>
    </w:p>
    <w:p w:rsidR="00522DA5" w:rsidRPr="00F56090" w:rsidRDefault="00522DA5">
      <w:pPr>
        <w:pStyle w:val="ae"/>
        <w:numPr>
          <w:ilvl w:val="0"/>
          <w:numId w:val="25"/>
        </w:numPr>
        <w:ind w:left="360"/>
      </w:pPr>
      <w:ins w:id="1369" w:author="作者">
        <w:r>
          <w:t>#define SINC_N               3</w:t>
        </w:r>
        <w:r w:rsidR="00803562">
          <w:t xml:space="preserve">     /* SINC order */</w:t>
        </w:r>
        <w:r w:rsidR="00803562">
          <w:tab/>
        </w:r>
      </w:ins>
    </w:p>
    <w:p w:rsidR="00DA1CB4" w:rsidRPr="00F56090" w:rsidDel="00522DA5" w:rsidRDefault="00DA1CB4" w:rsidP="00C8103F">
      <w:pPr>
        <w:pStyle w:val="ae"/>
        <w:numPr>
          <w:ilvl w:val="0"/>
          <w:numId w:val="25"/>
        </w:numPr>
        <w:ind w:left="360"/>
        <w:rPr>
          <w:del w:id="1370" w:author="作者"/>
        </w:rPr>
      </w:pPr>
      <w:del w:id="1371" w:author="作者">
        <w:r w:rsidRPr="00F56090" w:rsidDel="00522DA5">
          <w:delText>#define SINC_DEV                0</w:delText>
        </w:r>
      </w:del>
    </w:p>
    <w:p w:rsidR="00DA1CB4" w:rsidRPr="00F56090" w:rsidDel="00522DA5" w:rsidRDefault="00DA1CB4" w:rsidP="00C8103F">
      <w:pPr>
        <w:pStyle w:val="ae"/>
        <w:numPr>
          <w:ilvl w:val="0"/>
          <w:numId w:val="25"/>
        </w:numPr>
        <w:ind w:left="360"/>
        <w:rPr>
          <w:del w:id="1372" w:author="作者"/>
        </w:rPr>
      </w:pPr>
      <w:del w:id="1373" w:author="作者">
        <w:r w:rsidRPr="00F56090" w:rsidDel="00522DA5">
          <w:delText>#define SINC_NUM_SAMPLES        4                /* this determines how often a data interrupt is generated */</w:delText>
        </w:r>
      </w:del>
    </w:p>
    <w:p w:rsidR="00DA1CB4" w:rsidRPr="00F56090" w:rsidDel="00522DA5" w:rsidRDefault="00DA1CB4" w:rsidP="00C8103F">
      <w:pPr>
        <w:pStyle w:val="ae"/>
        <w:numPr>
          <w:ilvl w:val="0"/>
          <w:numId w:val="25"/>
        </w:numPr>
        <w:ind w:left="360"/>
        <w:rPr>
          <w:del w:id="1374" w:author="作者"/>
        </w:rPr>
      </w:pPr>
      <w:del w:id="1375" w:author="作者">
        <w:r w:rsidRPr="00F56090" w:rsidDel="00522DA5">
          <w:delText>#define SINC_NUM_PAIRS          2</w:delText>
        </w:r>
      </w:del>
    </w:p>
    <w:p w:rsidR="00DA1CB4" w:rsidRPr="00F56090" w:rsidDel="00522DA5" w:rsidRDefault="00DA1CB4" w:rsidP="00C8103F">
      <w:pPr>
        <w:pStyle w:val="ae"/>
        <w:numPr>
          <w:ilvl w:val="0"/>
          <w:numId w:val="25"/>
        </w:numPr>
        <w:ind w:left="360"/>
        <w:rPr>
          <w:del w:id="1376" w:author="作者"/>
        </w:rPr>
      </w:pPr>
      <w:del w:id="1377" w:author="作者">
        <w:r w:rsidRPr="00F56090" w:rsidDel="00522DA5">
          <w:delText>#define SINC_DATA_SIZE          (SINC_NUM_PAIRS * SINC_NUM_SAMPLES)</w:delText>
        </w:r>
      </w:del>
    </w:p>
    <w:p w:rsidR="00DA1CB4" w:rsidRPr="00F56090" w:rsidDel="00522DA5" w:rsidRDefault="00DA1CB4" w:rsidP="00C8103F">
      <w:pPr>
        <w:pStyle w:val="ae"/>
        <w:numPr>
          <w:ilvl w:val="0"/>
          <w:numId w:val="25"/>
        </w:numPr>
        <w:ind w:left="360"/>
        <w:rPr>
          <w:del w:id="1378" w:author="作者"/>
        </w:rPr>
      </w:pPr>
      <w:del w:id="1379" w:author="作者">
        <w:r w:rsidRPr="00F56090" w:rsidDel="00522DA5">
          <w:delText xml:space="preserve">#define CIRC_BUF_SIZE           (SINC_NUM_SAMPLES*20)            </w:delText>
        </w:r>
        <w:r w:rsidR="00F7078E" w:rsidRPr="00F56090" w:rsidDel="00522DA5">
          <w:br/>
        </w:r>
        <w:r w:rsidRPr="00F56090" w:rsidDel="00522DA5">
          <w:delText xml:space="preserve">/* size for the device circular buffer */  </w:delText>
        </w:r>
      </w:del>
    </w:p>
    <w:p w:rsidR="00DA1CB4" w:rsidRPr="00F56090" w:rsidDel="00522DA5" w:rsidRDefault="00DA1CB4" w:rsidP="00C8103F">
      <w:pPr>
        <w:pStyle w:val="ae"/>
        <w:numPr>
          <w:ilvl w:val="0"/>
          <w:numId w:val="25"/>
        </w:numPr>
        <w:ind w:left="360"/>
        <w:rPr>
          <w:del w:id="1380" w:author="作者"/>
        </w:rPr>
      </w:pPr>
      <w:del w:id="1381" w:author="作者">
        <w:r w:rsidRPr="00F56090" w:rsidDel="00522DA5">
          <w:delText>#define SINC_MODCLK             (5000000)       /* modulator clock freq */</w:delText>
        </w:r>
      </w:del>
    </w:p>
    <w:p w:rsidR="00DA1CB4" w:rsidRPr="00F56090" w:rsidDel="00522DA5" w:rsidRDefault="00DA1CB4" w:rsidP="00C8103F">
      <w:pPr>
        <w:pStyle w:val="ae"/>
        <w:numPr>
          <w:ilvl w:val="0"/>
          <w:numId w:val="25"/>
        </w:numPr>
        <w:ind w:left="360"/>
        <w:rPr>
          <w:del w:id="1382" w:author="作者"/>
        </w:rPr>
      </w:pPr>
      <w:del w:id="1383" w:author="作者">
        <w:r w:rsidRPr="00F56090" w:rsidDel="00522DA5">
          <w:delText xml:space="preserve">#define PDEC               125     </w:delText>
        </w:r>
        <w:r w:rsidR="00F7078E" w:rsidRPr="00F56090" w:rsidDel="00522DA5">
          <w:br/>
        </w:r>
        <w:r w:rsidRPr="00F56090" w:rsidDel="00522DA5">
          <w:delText>/* primary decimation */</w:delText>
        </w:r>
      </w:del>
    </w:p>
    <w:p w:rsidR="00DA1CB4" w:rsidRPr="00F56090" w:rsidDel="00522DA5" w:rsidRDefault="00DA1CB4" w:rsidP="00C8103F">
      <w:pPr>
        <w:pStyle w:val="ae"/>
        <w:numPr>
          <w:ilvl w:val="0"/>
          <w:numId w:val="25"/>
        </w:numPr>
        <w:ind w:left="360"/>
        <w:rPr>
          <w:del w:id="1384" w:author="作者"/>
        </w:rPr>
      </w:pPr>
      <w:del w:id="1385" w:author="作者">
        <w:r w:rsidRPr="00F56090" w:rsidDel="00522DA5">
          <w:delText xml:space="preserve">#define PSCALE             24      </w:delText>
        </w:r>
        <w:r w:rsidR="00F7078E" w:rsidRPr="00F56090" w:rsidDel="00522DA5">
          <w:br/>
        </w:r>
        <w:r w:rsidRPr="00F56090" w:rsidDel="00522DA5">
          <w:delText>/* Primary scale */</w:delText>
        </w:r>
      </w:del>
    </w:p>
    <w:p w:rsidR="00DA1CB4" w:rsidRPr="00F56090" w:rsidDel="00522DA5" w:rsidRDefault="00DA1CB4" w:rsidP="00C8103F">
      <w:pPr>
        <w:pStyle w:val="ae"/>
        <w:numPr>
          <w:ilvl w:val="0"/>
          <w:numId w:val="25"/>
        </w:numPr>
        <w:ind w:left="360"/>
        <w:rPr>
          <w:del w:id="1386" w:author="作者"/>
        </w:rPr>
      </w:pPr>
      <w:del w:id="1387" w:author="作者">
        <w:r w:rsidRPr="00F56090" w:rsidDel="00522DA5">
          <w:delText xml:space="preserve">#define SDEC               5       </w:delText>
        </w:r>
        <w:r w:rsidR="00F7078E" w:rsidRPr="00F56090" w:rsidDel="00522DA5">
          <w:br/>
        </w:r>
        <w:r w:rsidRPr="00F56090" w:rsidDel="00522DA5">
          <w:delText>/* secondary decimation */</w:delText>
        </w:r>
      </w:del>
    </w:p>
    <w:p w:rsidR="00DA1CB4" w:rsidRPr="00F56090" w:rsidRDefault="00DA1CB4">
      <w:pPr>
        <w:pStyle w:val="ae"/>
        <w:numPr>
          <w:ilvl w:val="0"/>
          <w:numId w:val="25"/>
        </w:numPr>
        <w:ind w:left="360"/>
      </w:pPr>
      <w:r w:rsidRPr="00F56090">
        <w:t xml:space="preserve">#define LWIN               </w:t>
      </w:r>
      <w:ins w:id="1388" w:author="作者">
        <w:r w:rsidR="00803562">
          <w:t xml:space="preserve">  </w:t>
        </w:r>
      </w:ins>
      <w:r w:rsidRPr="00F56090">
        <w:t xml:space="preserve">4     </w:t>
      </w:r>
      <w:del w:id="1389" w:author="作者">
        <w:r w:rsidRPr="00F56090" w:rsidDel="00803562">
          <w:delText xml:space="preserve">  </w:delText>
        </w:r>
        <w:r w:rsidR="00F7078E" w:rsidRPr="00F56090" w:rsidDel="00803562">
          <w:br/>
        </w:r>
      </w:del>
      <w:r w:rsidRPr="00F56090">
        <w:t xml:space="preserve">/* Glitch window </w:t>
      </w:r>
      <w:del w:id="1390" w:author="作者">
        <w:r w:rsidRPr="00F56090" w:rsidDel="00C8103F">
          <w:delText xml:space="preserve">   </w:delText>
        </w:r>
      </w:del>
      <w:r w:rsidRPr="00F56090">
        <w:t>*/</w:t>
      </w:r>
    </w:p>
    <w:p w:rsidR="00DA1CB4" w:rsidRPr="00F56090" w:rsidRDefault="00DA1CB4">
      <w:pPr>
        <w:pStyle w:val="ae"/>
        <w:numPr>
          <w:ilvl w:val="0"/>
          <w:numId w:val="25"/>
        </w:numPr>
        <w:ind w:left="360"/>
      </w:pPr>
      <w:r w:rsidRPr="00F56090">
        <w:t xml:space="preserve">#define LCNT               </w:t>
      </w:r>
      <w:ins w:id="1391" w:author="作者">
        <w:r w:rsidR="00803562">
          <w:t xml:space="preserve">  </w:t>
        </w:r>
      </w:ins>
      <w:r w:rsidRPr="00F56090">
        <w:t xml:space="preserve">4     </w:t>
      </w:r>
      <w:del w:id="1392" w:author="作者">
        <w:r w:rsidRPr="00F56090" w:rsidDel="00803562">
          <w:delText xml:space="preserve">  </w:delText>
        </w:r>
        <w:r w:rsidR="00F7078E" w:rsidRPr="00F56090" w:rsidDel="00803562">
          <w:br/>
        </w:r>
      </w:del>
      <w:r w:rsidRPr="00F56090">
        <w:t xml:space="preserve">/* Glitch count </w:t>
      </w:r>
      <w:ins w:id="1393" w:author="作者">
        <w:r w:rsidR="00C8103F">
          <w:t xml:space="preserve"> </w:t>
        </w:r>
      </w:ins>
      <w:r w:rsidRPr="00F56090">
        <w:t>*/</w:t>
      </w:r>
    </w:p>
    <w:p w:rsidR="00DA1CB4" w:rsidRPr="00F56090" w:rsidRDefault="00DA1CB4">
      <w:pPr>
        <w:pStyle w:val="ae"/>
        <w:numPr>
          <w:ilvl w:val="0"/>
          <w:numId w:val="25"/>
        </w:numPr>
        <w:ind w:left="360"/>
      </w:pPr>
      <w:r w:rsidRPr="00F56090">
        <w:t xml:space="preserve">#define LMAX           </w:t>
      </w:r>
      <w:ins w:id="1394" w:author="作者">
        <w:r w:rsidR="00803562">
          <w:t xml:space="preserve">      </w:t>
        </w:r>
      </w:ins>
      <w:r w:rsidRPr="00F56090">
        <w:t xml:space="preserve">124   </w:t>
      </w:r>
      <w:del w:id="1395" w:author="作者">
        <w:r w:rsidRPr="00F56090" w:rsidDel="00803562">
          <w:delText xml:space="preserve">  </w:delText>
        </w:r>
        <w:r w:rsidR="00F7078E" w:rsidRPr="00F56090" w:rsidDel="00803562">
          <w:br/>
        </w:r>
      </w:del>
      <w:r w:rsidRPr="00F56090">
        <w:t>/* Overload max limit */</w:t>
      </w:r>
    </w:p>
    <w:p w:rsidR="00DA1CB4" w:rsidRPr="00F56090" w:rsidRDefault="00DA1CB4">
      <w:pPr>
        <w:pStyle w:val="ae"/>
        <w:numPr>
          <w:ilvl w:val="0"/>
          <w:numId w:val="25"/>
        </w:numPr>
        <w:ind w:left="360"/>
      </w:pPr>
      <w:r w:rsidRPr="00F56090">
        <w:t xml:space="preserve">#define LMIN           </w:t>
      </w:r>
      <w:ins w:id="1396" w:author="作者">
        <w:r w:rsidR="00803562">
          <w:t xml:space="preserve">      </w:t>
        </w:r>
      </w:ins>
      <w:r w:rsidRPr="00F56090">
        <w:t xml:space="preserve">1     </w:t>
      </w:r>
      <w:del w:id="1397" w:author="作者">
        <w:r w:rsidRPr="00F56090" w:rsidDel="00803562">
          <w:delText xml:space="preserve">  </w:delText>
        </w:r>
        <w:r w:rsidR="00F7078E" w:rsidRPr="00F56090" w:rsidDel="00803562">
          <w:br/>
        </w:r>
      </w:del>
      <w:r w:rsidRPr="00F56090">
        <w:t>/* Overload min limit */</w:t>
      </w:r>
    </w:p>
    <w:p w:rsidR="0046097D" w:rsidRDefault="0046097D">
      <w:pPr>
        <w:pStyle w:val="ae"/>
        <w:ind w:left="360"/>
        <w:rPr>
          <w:ins w:id="1398" w:author="作者"/>
        </w:rPr>
        <w:pPrChange w:id="1399" w:author="作者">
          <w:pPr>
            <w:pStyle w:val="ae"/>
            <w:numPr>
              <w:numId w:val="25"/>
            </w:numPr>
            <w:ind w:left="360" w:hanging="360"/>
          </w:pPr>
        </w:pPrChange>
      </w:pPr>
    </w:p>
    <w:p w:rsidR="00DA1CB4" w:rsidRPr="00F56090" w:rsidRDefault="00DA1CB4">
      <w:pPr>
        <w:pStyle w:val="ae"/>
        <w:numPr>
          <w:ilvl w:val="0"/>
          <w:numId w:val="25"/>
        </w:numPr>
        <w:ind w:left="360"/>
      </w:pPr>
      <w:r w:rsidRPr="00F56090">
        <w:t>/</w:t>
      </w:r>
      <w:del w:id="1400" w:author="作者">
        <w:r w:rsidRPr="00F56090" w:rsidDel="0005296B">
          <w:delText>*</w:delText>
        </w:r>
      </w:del>
      <w:ins w:id="1401" w:author="作者">
        <w:r w:rsidR="0005296B">
          <w:t>/</w:t>
        </w:r>
      </w:ins>
      <w:r w:rsidRPr="00F56090">
        <w:t xml:space="preserve"> TRU definitions</w:t>
      </w:r>
      <w:del w:id="1402" w:author="作者">
        <w:r w:rsidRPr="00F56090" w:rsidDel="0005296B">
          <w:delText>*/</w:delText>
        </w:r>
      </w:del>
    </w:p>
    <w:p w:rsidR="00DA1CB4" w:rsidRPr="00F56090" w:rsidRDefault="00DA1CB4" w:rsidP="00DA1CB4">
      <w:pPr>
        <w:pStyle w:val="ae"/>
        <w:numPr>
          <w:ilvl w:val="0"/>
          <w:numId w:val="25"/>
        </w:numPr>
        <w:ind w:left="360"/>
      </w:pPr>
      <w:r w:rsidRPr="00F56090">
        <w:t>#define TRU_DEV_NUM             0</w:t>
      </w:r>
    </w:p>
    <w:p w:rsidR="00DA1CB4" w:rsidRPr="00F56090" w:rsidRDefault="00DA1CB4" w:rsidP="00DA1CB4">
      <w:pPr>
        <w:pStyle w:val="ae"/>
        <w:numPr>
          <w:ilvl w:val="0"/>
          <w:numId w:val="25"/>
        </w:numPr>
        <w:ind w:left="360"/>
      </w:pPr>
      <w:r w:rsidRPr="00F56090">
        <w:t>#define ADI_TRU_REQ_MEMORY      4u</w:t>
      </w:r>
    </w:p>
    <w:p w:rsidR="00DA1CB4" w:rsidRPr="00F56090" w:rsidRDefault="00DA1CB4" w:rsidP="00DA1CB4">
      <w:pPr>
        <w:pStyle w:val="ae"/>
      </w:pPr>
    </w:p>
    <w:p w:rsidR="00DA1CB4" w:rsidRPr="00F56090" w:rsidDel="0005296B" w:rsidRDefault="00DA1CB4" w:rsidP="00DA1CB4">
      <w:pPr>
        <w:pStyle w:val="ae"/>
        <w:numPr>
          <w:ilvl w:val="0"/>
          <w:numId w:val="25"/>
        </w:numPr>
        <w:ind w:left="360"/>
        <w:rPr>
          <w:del w:id="1403" w:author="作者"/>
        </w:rPr>
      </w:pPr>
      <w:del w:id="1404" w:author="作者">
        <w:r w:rsidRPr="00F56090" w:rsidDel="0005296B">
          <w:delText>/*  SINC relat</w:delText>
        </w:r>
        <w:r w:rsidR="00F7078E" w:rsidRPr="00F56090" w:rsidDel="0005296B">
          <w:delText>ed P R O T O T Y P E S  and mem</w:delText>
        </w:r>
        <w:r w:rsidRPr="00F56090" w:rsidDel="0005296B">
          <w:delText>ory allocation                */</w:delText>
        </w:r>
      </w:del>
    </w:p>
    <w:p w:rsidR="00DA1CB4" w:rsidRPr="00F56090" w:rsidRDefault="00DA1CB4" w:rsidP="00DA1CB4">
      <w:pPr>
        <w:pStyle w:val="ae"/>
        <w:numPr>
          <w:ilvl w:val="0"/>
          <w:numId w:val="25"/>
        </w:numPr>
        <w:ind w:left="360"/>
      </w:pPr>
      <w:r w:rsidRPr="00F56090">
        <w:t>/</w:t>
      </w:r>
      <w:ins w:id="1405" w:author="作者">
        <w:r w:rsidR="0005296B">
          <w:t>/</w:t>
        </w:r>
      </w:ins>
      <w:del w:id="1406" w:author="作者">
        <w:r w:rsidRPr="00F56090" w:rsidDel="0005296B">
          <w:delText>*</w:delText>
        </w:r>
      </w:del>
      <w:r w:rsidRPr="00F56090">
        <w:t xml:space="preserve"> Function prototypes</w:t>
      </w:r>
      <w:del w:id="1407" w:author="作者">
        <w:r w:rsidRPr="00F56090" w:rsidDel="0005296B">
          <w:delText xml:space="preserve"> */</w:delText>
        </w:r>
      </w:del>
    </w:p>
    <w:p w:rsidR="00DA1CB4" w:rsidRPr="00F56090" w:rsidDel="00535E81" w:rsidRDefault="00DA1CB4" w:rsidP="00DA1CB4">
      <w:pPr>
        <w:pStyle w:val="ae"/>
        <w:numPr>
          <w:ilvl w:val="0"/>
          <w:numId w:val="25"/>
        </w:numPr>
        <w:ind w:left="360"/>
        <w:rPr>
          <w:del w:id="1408" w:author="作者"/>
        </w:rPr>
      </w:pPr>
      <w:del w:id="1409" w:author="作者">
        <w:r w:rsidRPr="00F56090" w:rsidDel="00535E81">
          <w:delText>void SetupPWM(void);</w:delText>
        </w:r>
      </w:del>
    </w:p>
    <w:p w:rsidR="00DA1CB4" w:rsidRPr="00F56090" w:rsidRDefault="00DA1CB4" w:rsidP="00DA1CB4">
      <w:pPr>
        <w:pStyle w:val="ae"/>
        <w:numPr>
          <w:ilvl w:val="0"/>
          <w:numId w:val="25"/>
        </w:numPr>
        <w:ind w:left="360"/>
      </w:pPr>
      <w:r w:rsidRPr="00F56090">
        <w:t>void SetupTRU(void);</w:t>
      </w:r>
    </w:p>
    <w:p w:rsidR="00535E81" w:rsidRDefault="00535E81">
      <w:pPr>
        <w:pStyle w:val="ae"/>
        <w:numPr>
          <w:ilvl w:val="0"/>
          <w:numId w:val="25"/>
        </w:numPr>
        <w:ind w:left="360"/>
        <w:rPr>
          <w:ins w:id="1410" w:author="作者"/>
        </w:rPr>
      </w:pPr>
      <w:ins w:id="1411" w:author="作者">
        <w:r w:rsidRPr="00535E81">
          <w:t>void SetupSINC(void);</w:t>
        </w:r>
      </w:ins>
    </w:p>
    <w:p w:rsidR="0046097D" w:rsidRDefault="0046097D">
      <w:pPr>
        <w:pStyle w:val="ae"/>
        <w:rPr>
          <w:ins w:id="1412" w:author="作者"/>
        </w:rPr>
        <w:pPrChange w:id="1413" w:author="作者">
          <w:pPr>
            <w:pStyle w:val="ae"/>
            <w:numPr>
              <w:numId w:val="25"/>
            </w:numPr>
            <w:ind w:left="360" w:hanging="360"/>
          </w:pPr>
        </w:pPrChange>
      </w:pPr>
    </w:p>
    <w:p w:rsidR="00046DD9" w:rsidRDefault="00046DD9">
      <w:pPr>
        <w:pStyle w:val="ae"/>
        <w:numPr>
          <w:ilvl w:val="0"/>
          <w:numId w:val="25"/>
        </w:numPr>
        <w:ind w:left="360"/>
        <w:rPr>
          <w:ins w:id="1414" w:author="作者"/>
        </w:rPr>
      </w:pPr>
      <w:ins w:id="1415" w:author="作者">
        <w:r>
          <w:t>/</w:t>
        </w:r>
        <w:del w:id="1416" w:author="作者">
          <w:r w:rsidDel="0005296B">
            <w:delText>*</w:delText>
          </w:r>
        </w:del>
        <w:r w:rsidR="0005296B">
          <w:t>/</w:t>
        </w:r>
        <w:r>
          <w:t xml:space="preserve"> SINC Data</w:t>
        </w:r>
        <w:del w:id="1417" w:author="作者">
          <w:r w:rsidDel="0005296B">
            <w:delText xml:space="preserve"> */</w:delText>
          </w:r>
        </w:del>
      </w:ins>
    </w:p>
    <w:p w:rsidR="00535E81" w:rsidRDefault="00535E81">
      <w:pPr>
        <w:pStyle w:val="ae"/>
        <w:numPr>
          <w:ilvl w:val="0"/>
          <w:numId w:val="25"/>
        </w:numPr>
        <w:ind w:left="360"/>
        <w:rPr>
          <w:ins w:id="1418" w:author="作者"/>
        </w:rPr>
      </w:pPr>
      <w:ins w:id="1419" w:author="作者">
        <w:r>
          <w:t>v</w:t>
        </w:r>
        <w:r w:rsidRPr="00535E81">
          <w:t>oid  SincData0Handler(uint32_t, void* );</w:t>
        </w:r>
      </w:ins>
    </w:p>
    <w:p w:rsidR="00DA1CB4" w:rsidRPr="00F56090" w:rsidDel="00535E81" w:rsidRDefault="00DA1CB4" w:rsidP="00535E81">
      <w:pPr>
        <w:pStyle w:val="ae"/>
        <w:numPr>
          <w:ilvl w:val="0"/>
          <w:numId w:val="25"/>
        </w:numPr>
        <w:rPr>
          <w:del w:id="1420" w:author="作者"/>
        </w:rPr>
      </w:pPr>
      <w:del w:id="1421" w:author="作者">
        <w:r w:rsidRPr="00F56090" w:rsidDel="00535E81">
          <w:delText>void SetupSINC(void);</w:delText>
        </w:r>
      </w:del>
    </w:p>
    <w:p w:rsidR="00DA1CB4" w:rsidRPr="00F56090" w:rsidDel="00535E81" w:rsidRDefault="00DA1CB4" w:rsidP="00DA1CB4">
      <w:pPr>
        <w:pStyle w:val="ae"/>
        <w:numPr>
          <w:ilvl w:val="0"/>
          <w:numId w:val="25"/>
        </w:numPr>
        <w:ind w:left="360"/>
        <w:rPr>
          <w:del w:id="1422" w:author="作者"/>
        </w:rPr>
      </w:pPr>
      <w:del w:id="1423" w:author="作者">
        <w:r w:rsidRPr="00F56090" w:rsidDel="00535E81">
          <w:delText>/* Prototype for callback functions */</w:delText>
        </w:r>
      </w:del>
    </w:p>
    <w:p w:rsidR="00DA1CB4" w:rsidRPr="00F56090" w:rsidDel="00535E81" w:rsidRDefault="00DA1CB4" w:rsidP="00DA1CB4">
      <w:pPr>
        <w:pStyle w:val="ae"/>
        <w:numPr>
          <w:ilvl w:val="0"/>
          <w:numId w:val="25"/>
        </w:numPr>
        <w:ind w:left="360"/>
        <w:rPr>
          <w:del w:id="1424" w:author="作者"/>
        </w:rPr>
      </w:pPr>
      <w:del w:id="1425" w:author="作者">
        <w:r w:rsidRPr="00F56090" w:rsidDel="00535E81">
          <w:delText>static void SincDataCallback(void *pHandle, uint32_t event, void *pArg);</w:delText>
        </w:r>
      </w:del>
    </w:p>
    <w:p w:rsidR="00DA1CB4" w:rsidRPr="00F56090" w:rsidDel="00535E81" w:rsidRDefault="00DA1CB4" w:rsidP="00DA1CB4">
      <w:pPr>
        <w:pStyle w:val="ae"/>
        <w:numPr>
          <w:ilvl w:val="0"/>
          <w:numId w:val="25"/>
        </w:numPr>
        <w:ind w:left="360"/>
        <w:rPr>
          <w:del w:id="1426" w:author="作者"/>
        </w:rPr>
      </w:pPr>
      <w:del w:id="1427" w:author="作者">
        <w:r w:rsidRPr="00F56090" w:rsidDel="00535E81">
          <w:delText>static void SincStatusCallback(void* pHandle, uint32_t event, void* pArg);</w:delText>
        </w:r>
      </w:del>
    </w:p>
    <w:p w:rsidR="00DA1CB4" w:rsidRPr="00F56090" w:rsidRDefault="00DA1CB4" w:rsidP="00DA1CB4">
      <w:pPr>
        <w:pStyle w:val="ae"/>
        <w:numPr>
          <w:ilvl w:val="0"/>
          <w:numId w:val="25"/>
        </w:numPr>
        <w:ind w:left="360"/>
      </w:pPr>
      <w:r w:rsidRPr="00F56090">
        <w:t>/</w:t>
      </w:r>
      <w:ins w:id="1428" w:author="作者">
        <w:r w:rsidR="0005296B">
          <w:t>/</w:t>
        </w:r>
      </w:ins>
      <w:del w:id="1429" w:author="作者">
        <w:r w:rsidRPr="00F56090" w:rsidDel="0005296B">
          <w:delText>*</w:delText>
        </w:r>
      </w:del>
      <w:r w:rsidRPr="00F56090">
        <w:t xml:space="preserve"> SINC handler and data buffers</w:t>
      </w:r>
      <w:del w:id="1430" w:author="作者">
        <w:r w:rsidRPr="00F56090" w:rsidDel="0005296B">
          <w:delText xml:space="preserve"> */</w:delText>
        </w:r>
      </w:del>
    </w:p>
    <w:p w:rsidR="00DA1CB4" w:rsidRPr="00F56090" w:rsidDel="001A0BD1" w:rsidRDefault="00DA1CB4" w:rsidP="001A0BD1">
      <w:pPr>
        <w:pStyle w:val="ae"/>
        <w:numPr>
          <w:ilvl w:val="0"/>
          <w:numId w:val="25"/>
        </w:numPr>
        <w:ind w:left="360"/>
        <w:rPr>
          <w:del w:id="1431" w:author="作者"/>
        </w:rPr>
      </w:pPr>
      <w:del w:id="1432" w:author="作者">
        <w:r w:rsidRPr="00F56090" w:rsidDel="001A0BD1">
          <w:delText>static uint8_t SincMemory[ADI_SINC_MEMORY_SIZE];</w:delText>
        </w:r>
      </w:del>
    </w:p>
    <w:p w:rsidR="001A0BD1" w:rsidRDefault="00DA1CB4">
      <w:pPr>
        <w:pStyle w:val="ae"/>
        <w:numPr>
          <w:ilvl w:val="0"/>
          <w:numId w:val="25"/>
        </w:numPr>
        <w:ind w:left="360"/>
        <w:rPr>
          <w:ins w:id="1433" w:author="作者"/>
        </w:rPr>
      </w:pPr>
      <w:del w:id="1434" w:author="作者">
        <w:r w:rsidRPr="00F56090" w:rsidDel="001A0BD1">
          <w:delText>static ADI_SINC_HANDLE hSINC;</w:delText>
        </w:r>
      </w:del>
      <w:ins w:id="1435" w:author="作者">
        <w:r w:rsidR="001A0BD1">
          <w:t>static int16_t sincCircBuffer_HDR[CIRC_BUF_SIZE_HDR];</w:t>
        </w:r>
      </w:ins>
    </w:p>
    <w:p w:rsidR="001A0BD1" w:rsidRPr="00F56090" w:rsidRDefault="001A0BD1">
      <w:pPr>
        <w:pStyle w:val="ae"/>
        <w:numPr>
          <w:ilvl w:val="0"/>
          <w:numId w:val="25"/>
        </w:numPr>
        <w:ind w:left="360"/>
      </w:pPr>
      <w:ins w:id="1436" w:author="作者">
        <w:r>
          <w:t>static int16_t ib_sinc_raw_HDR, ic_sinc_raw_HDR;</w:t>
        </w:r>
      </w:ins>
    </w:p>
    <w:p w:rsidR="00DA1CB4" w:rsidRPr="00F56090" w:rsidDel="001A0BD1" w:rsidRDefault="00DA1CB4" w:rsidP="00DA1CB4">
      <w:pPr>
        <w:pStyle w:val="ae"/>
        <w:numPr>
          <w:ilvl w:val="0"/>
          <w:numId w:val="25"/>
        </w:numPr>
        <w:ind w:left="360"/>
        <w:rPr>
          <w:del w:id="1437" w:author="作者"/>
        </w:rPr>
      </w:pPr>
      <w:del w:id="1438" w:author="作者">
        <w:r w:rsidRPr="00F56090" w:rsidDel="001A0BD1">
          <w:delText>static int16_t sincData1[SINC_DATA_SIZE];</w:delText>
        </w:r>
      </w:del>
    </w:p>
    <w:p w:rsidR="00DA1CB4" w:rsidRPr="00F56090" w:rsidDel="001A0BD1" w:rsidRDefault="00DA1CB4" w:rsidP="00DA1CB4">
      <w:pPr>
        <w:pStyle w:val="ae"/>
        <w:numPr>
          <w:ilvl w:val="0"/>
          <w:numId w:val="25"/>
        </w:numPr>
        <w:ind w:left="360"/>
        <w:rPr>
          <w:del w:id="1439" w:author="作者"/>
        </w:rPr>
      </w:pPr>
      <w:del w:id="1440" w:author="作者">
        <w:r w:rsidRPr="00F56090" w:rsidDel="001A0BD1">
          <w:delText>static int16_t sincData2[SINC_DATA_SIZE];</w:delText>
        </w:r>
      </w:del>
    </w:p>
    <w:p w:rsidR="00DA1CB4" w:rsidRPr="00F56090" w:rsidDel="001A0BD1" w:rsidRDefault="00DA1CB4" w:rsidP="00DA1CB4">
      <w:pPr>
        <w:pStyle w:val="ae"/>
        <w:numPr>
          <w:ilvl w:val="0"/>
          <w:numId w:val="25"/>
        </w:numPr>
        <w:ind w:left="360"/>
        <w:rPr>
          <w:del w:id="1441" w:author="作者"/>
        </w:rPr>
      </w:pPr>
      <w:del w:id="1442" w:author="作者">
        <w:r w:rsidRPr="00F56090" w:rsidDel="001A0BD1">
          <w:delText>static int16_t sincCircBuffer[CIRC_BUF_SIZE];</w:delText>
        </w:r>
      </w:del>
    </w:p>
    <w:p w:rsidR="00DA1CB4" w:rsidRPr="00F56090" w:rsidDel="001A0BD1" w:rsidRDefault="00DA1CB4" w:rsidP="00DA1CB4">
      <w:pPr>
        <w:pStyle w:val="ae"/>
        <w:numPr>
          <w:ilvl w:val="0"/>
          <w:numId w:val="25"/>
        </w:numPr>
        <w:ind w:left="360"/>
        <w:rPr>
          <w:del w:id="1443" w:author="作者"/>
        </w:rPr>
      </w:pPr>
      <w:del w:id="1444" w:author="作者">
        <w:r w:rsidRPr="00F56090" w:rsidDel="001A0BD1">
          <w:delText>/************************************/</w:delText>
        </w:r>
      </w:del>
    </w:p>
    <w:p w:rsidR="00DA1CB4" w:rsidRPr="00F56090" w:rsidRDefault="00DA1CB4" w:rsidP="00DA1CB4">
      <w:pPr>
        <w:pStyle w:val="ae"/>
      </w:pPr>
    </w:p>
    <w:p w:rsidR="0005296B" w:rsidRDefault="00DA1CB4" w:rsidP="00DA1CB4">
      <w:pPr>
        <w:pStyle w:val="ae"/>
        <w:numPr>
          <w:ilvl w:val="0"/>
          <w:numId w:val="25"/>
        </w:numPr>
        <w:ind w:left="360"/>
        <w:rPr>
          <w:ins w:id="1445" w:author="作者"/>
        </w:rPr>
      </w:pPr>
      <w:r w:rsidRPr="00F56090">
        <w:t>void SetupTRU(void){</w:t>
      </w:r>
    </w:p>
    <w:p w:rsidR="0046097D" w:rsidRDefault="0046097D">
      <w:pPr>
        <w:pStyle w:val="ae"/>
        <w:rPr>
          <w:del w:id="1446" w:author="作者"/>
        </w:rPr>
        <w:pPrChange w:id="1447" w:author="作者">
          <w:pPr>
            <w:pStyle w:val="ae"/>
            <w:numPr>
              <w:numId w:val="25"/>
            </w:numPr>
            <w:ind w:left="360" w:hanging="360"/>
          </w:pPr>
        </w:pPrChange>
      </w:pPr>
    </w:p>
    <w:p w:rsidR="0046097D" w:rsidRDefault="00DA1CB4">
      <w:pPr>
        <w:pStyle w:val="ae"/>
        <w:numPr>
          <w:ilvl w:val="0"/>
          <w:numId w:val="25"/>
        </w:numPr>
        <w:ind w:left="0"/>
        <w:rPr>
          <w:del w:id="1448" w:author="作者"/>
        </w:rPr>
        <w:pPrChange w:id="1449" w:author="作者">
          <w:pPr>
            <w:pStyle w:val="ae"/>
            <w:numPr>
              <w:numId w:val="25"/>
            </w:numPr>
            <w:ind w:left="360" w:hanging="360"/>
          </w:pPr>
        </w:pPrChange>
      </w:pPr>
      <w:del w:id="1450" w:author="作者">
        <w:r w:rsidRPr="00F56090" w:rsidDel="0024712E">
          <w:delText>/*****       Function: SetupTRU  (code snippet for SINC related setup)  *******/</w:delText>
        </w:r>
      </w:del>
    </w:p>
    <w:p w:rsidR="0046097D" w:rsidRDefault="00DA1CB4">
      <w:pPr>
        <w:pStyle w:val="ae"/>
        <w:rPr>
          <w:del w:id="1451" w:author="作者"/>
        </w:rPr>
        <w:pPrChange w:id="1452" w:author="作者">
          <w:pPr>
            <w:pStyle w:val="ae"/>
            <w:numPr>
              <w:numId w:val="25"/>
            </w:numPr>
            <w:ind w:left="360" w:hanging="360"/>
          </w:pPr>
        </w:pPrChange>
      </w:pPr>
      <w:del w:id="1453" w:author="作者">
        <w:r w:rsidRPr="00F56090" w:rsidDel="002D7BB1">
          <w:delText>ADI_TRU_RESULT result;</w:delText>
        </w:r>
      </w:del>
    </w:p>
    <w:p w:rsidR="0046097D" w:rsidRDefault="00DA1CB4">
      <w:pPr>
        <w:pStyle w:val="ae"/>
        <w:rPr>
          <w:del w:id="1454" w:author="作者"/>
        </w:rPr>
        <w:pPrChange w:id="1455" w:author="作者">
          <w:pPr>
            <w:pStyle w:val="ae"/>
            <w:numPr>
              <w:numId w:val="25"/>
            </w:numPr>
            <w:ind w:left="360" w:hanging="360"/>
          </w:pPr>
        </w:pPrChange>
      </w:pPr>
      <w:del w:id="1456" w:author="作者">
        <w:r w:rsidRPr="00F56090" w:rsidDel="002D7BB1">
          <w:delText xml:space="preserve">result = adi_tru_Open (TRU_DEV_NUM, &amp;TruDevMemory[0], ADI_TRU_REQ_MEMORY, &amp;hTru);    </w:delText>
        </w:r>
      </w:del>
    </w:p>
    <w:p w:rsidR="0046097D" w:rsidRDefault="00DA1CB4">
      <w:pPr>
        <w:pStyle w:val="ae"/>
        <w:rPr>
          <w:del w:id="1457" w:author="作者"/>
        </w:rPr>
        <w:pPrChange w:id="1458" w:author="作者">
          <w:pPr>
            <w:pStyle w:val="ae"/>
            <w:numPr>
              <w:numId w:val="25"/>
            </w:numPr>
            <w:ind w:left="360" w:hanging="360"/>
          </w:pPr>
        </w:pPrChange>
      </w:pPr>
      <w:del w:id="1459" w:author="作者">
        <w:r w:rsidRPr="00F56090" w:rsidDel="002D7BB1">
          <w:delText>// Setup TRU for SINC. Slave is SINC0 SYNC0, master is PWM0 sync pulse</w:delText>
        </w:r>
      </w:del>
    </w:p>
    <w:p w:rsidR="0046097D" w:rsidRDefault="00DA1CB4">
      <w:pPr>
        <w:pStyle w:val="ae"/>
        <w:rPr>
          <w:del w:id="1460" w:author="作者"/>
        </w:rPr>
        <w:pPrChange w:id="1461" w:author="作者">
          <w:pPr>
            <w:pStyle w:val="ae"/>
            <w:numPr>
              <w:numId w:val="25"/>
            </w:numPr>
            <w:ind w:left="360" w:hanging="360"/>
          </w:pPr>
        </w:pPrChange>
      </w:pPr>
      <w:del w:id="1462" w:author="作者">
        <w:r w:rsidRPr="00F56090" w:rsidDel="002D7BB1">
          <w:delText>result = adi_tru_TriggerRoute (hTru, TRGS_SINC0_SYNC0, TRGM_PWM0_SYNC);  // TRU device, slave, master</w:delText>
        </w:r>
      </w:del>
    </w:p>
    <w:p w:rsidR="0046097D" w:rsidRDefault="00DA1CB4">
      <w:pPr>
        <w:pStyle w:val="ae"/>
        <w:rPr>
          <w:del w:id="1463" w:author="作者"/>
        </w:rPr>
        <w:pPrChange w:id="1464" w:author="作者">
          <w:pPr>
            <w:pStyle w:val="ae"/>
            <w:numPr>
              <w:numId w:val="25"/>
            </w:numPr>
            <w:ind w:left="360" w:hanging="360"/>
          </w:pPr>
        </w:pPrChange>
      </w:pPr>
      <w:del w:id="1465" w:author="作者">
        <w:r w:rsidRPr="00F56090" w:rsidDel="002D7BB1">
          <w:delText>result = adi_tru_TriggerRoute (hTru, TRGS_PWM0_TRIP_TRIG1, TRGM_SINC0_P0_OVLD); /* connect SINC_Px_OVLD trigger to PWM0_TRIP_TRIG1. slave, master */</w:delText>
        </w:r>
      </w:del>
    </w:p>
    <w:p w:rsidR="0046097D" w:rsidRDefault="00DA1CB4">
      <w:pPr>
        <w:pStyle w:val="ae"/>
        <w:rPr>
          <w:del w:id="1466" w:author="作者"/>
        </w:rPr>
        <w:pPrChange w:id="1467" w:author="作者">
          <w:pPr>
            <w:pStyle w:val="ae"/>
            <w:numPr>
              <w:numId w:val="25"/>
            </w:numPr>
            <w:ind w:left="360" w:hanging="360"/>
          </w:pPr>
        </w:pPrChange>
      </w:pPr>
      <w:del w:id="1468" w:author="作者">
        <w:r w:rsidRPr="00F56090" w:rsidDel="002D7BB1">
          <w:delText>result = adi_tru_TriggerRoute (hTru, TRGS_PWM0_TRIP_TRIG1, TRGM_SINC0_P1_OVLD); /* Both overload detection on TRIP1. TRIP0 used by HW */</w:delText>
        </w:r>
      </w:del>
    </w:p>
    <w:p w:rsidR="002D7BB1" w:rsidDel="0005296B" w:rsidRDefault="00DA1CB4">
      <w:pPr>
        <w:pStyle w:val="ae"/>
        <w:rPr>
          <w:ins w:id="1469" w:author="作者"/>
          <w:del w:id="1470" w:author="作者"/>
        </w:rPr>
      </w:pPr>
      <w:del w:id="1471" w:author="作者">
        <w:r w:rsidRPr="00F56090" w:rsidDel="002D7BB1">
          <w:delText>result = adi_tru_Enable (hTru, true); // Enable TRU</w:delText>
        </w:r>
      </w:del>
    </w:p>
    <w:p w:rsidR="0046097D" w:rsidRDefault="002D7BB1">
      <w:pPr>
        <w:pStyle w:val="ae"/>
        <w:numPr>
          <w:ilvl w:val="0"/>
          <w:numId w:val="25"/>
        </w:numPr>
        <w:ind w:left="360"/>
        <w:rPr>
          <w:ins w:id="1472" w:author="作者"/>
        </w:rPr>
        <w:pPrChange w:id="1473" w:author="作者">
          <w:pPr>
            <w:pStyle w:val="ae"/>
          </w:pPr>
        </w:pPrChange>
      </w:pPr>
      <w:ins w:id="1474" w:author="作者">
        <w:r>
          <w:t>ADI_TRU_RESULT result;</w:t>
        </w:r>
      </w:ins>
    </w:p>
    <w:p w:rsidR="0046097D" w:rsidRDefault="002D7BB1">
      <w:pPr>
        <w:pStyle w:val="ae"/>
        <w:numPr>
          <w:ilvl w:val="0"/>
          <w:numId w:val="25"/>
        </w:numPr>
        <w:ind w:left="360"/>
        <w:rPr>
          <w:ins w:id="1475" w:author="作者"/>
        </w:rPr>
        <w:pPrChange w:id="1476" w:author="作者">
          <w:pPr>
            <w:pStyle w:val="ae"/>
          </w:pPr>
        </w:pPrChange>
      </w:pPr>
      <w:ins w:id="1477" w:author="作者">
        <w:r>
          <w:t>static uint8_t  TruDevMemory[ADI_TRU_REQ_MEMORY]; // TRU Device memory</w:t>
        </w:r>
      </w:ins>
    </w:p>
    <w:p w:rsidR="0046097D" w:rsidRDefault="002D7BB1">
      <w:pPr>
        <w:pStyle w:val="ae"/>
        <w:numPr>
          <w:ilvl w:val="0"/>
          <w:numId w:val="25"/>
        </w:numPr>
        <w:ind w:left="360"/>
        <w:rPr>
          <w:ins w:id="1478" w:author="作者"/>
        </w:rPr>
        <w:pPrChange w:id="1479" w:author="作者">
          <w:pPr>
            <w:pStyle w:val="ae"/>
          </w:pPr>
        </w:pPrChange>
      </w:pPr>
      <w:ins w:id="1480" w:author="作者">
        <w:r>
          <w:t xml:space="preserve">static ADI_TRU_HANDLE hTru;   </w:t>
        </w:r>
        <w:del w:id="1481" w:author="作者">
          <w:r w:rsidDel="0024712E">
            <w:delText xml:space="preserve">                    </w:delText>
          </w:r>
        </w:del>
        <w:r>
          <w:t>// Handle to TRU</w:t>
        </w:r>
      </w:ins>
    </w:p>
    <w:p w:rsidR="0046097D" w:rsidRDefault="002D7BB1">
      <w:pPr>
        <w:pStyle w:val="ae"/>
        <w:numPr>
          <w:ilvl w:val="0"/>
          <w:numId w:val="25"/>
        </w:numPr>
        <w:ind w:left="360"/>
        <w:rPr>
          <w:del w:id="1482" w:author="作者"/>
        </w:rPr>
        <w:pPrChange w:id="1483" w:author="作者">
          <w:pPr>
            <w:pStyle w:val="ae"/>
          </w:pPr>
        </w:pPrChange>
      </w:pPr>
      <w:ins w:id="1484" w:author="作者">
        <w:r>
          <w:t>result = adi_tru_Open (TRU_DEV_NUM, &amp;TruDevMemory[0], ADI_TRU_REQ_MEMORY, &amp;hTru);</w:t>
        </w:r>
      </w:ins>
    </w:p>
    <w:p w:rsidR="0046097D" w:rsidRDefault="0046097D">
      <w:pPr>
        <w:pStyle w:val="ae"/>
        <w:numPr>
          <w:ilvl w:val="0"/>
          <w:numId w:val="25"/>
        </w:numPr>
        <w:ind w:left="360"/>
        <w:rPr>
          <w:ins w:id="1485" w:author="作者"/>
        </w:rPr>
        <w:pPrChange w:id="1486" w:author="作者">
          <w:pPr>
            <w:pStyle w:val="ae"/>
          </w:pPr>
        </w:pPrChange>
      </w:pPr>
    </w:p>
    <w:p w:rsidR="00FA599C" w:rsidRDefault="00FA599C">
      <w:pPr>
        <w:pStyle w:val="ae"/>
        <w:rPr>
          <w:ins w:id="1487" w:author="作者"/>
        </w:rPr>
      </w:pPr>
    </w:p>
    <w:p w:rsidR="0046097D" w:rsidRDefault="002D7BB1">
      <w:pPr>
        <w:pStyle w:val="ae"/>
        <w:numPr>
          <w:ilvl w:val="0"/>
          <w:numId w:val="25"/>
        </w:numPr>
        <w:ind w:left="360"/>
        <w:rPr>
          <w:ins w:id="1488" w:author="作者"/>
        </w:rPr>
        <w:pPrChange w:id="1489" w:author="作者">
          <w:pPr>
            <w:pStyle w:val="ae"/>
          </w:pPr>
        </w:pPrChange>
      </w:pPr>
      <w:ins w:id="1490" w:author="作者">
        <w:r>
          <w:t>// Setup TRU for SINC data interrupt. Slave is TRU interrupt. Master is SINC_DATAx</w:t>
        </w:r>
      </w:ins>
    </w:p>
    <w:p w:rsidR="0046097D" w:rsidRDefault="002D7BB1">
      <w:pPr>
        <w:pStyle w:val="ae"/>
        <w:numPr>
          <w:ilvl w:val="0"/>
          <w:numId w:val="25"/>
        </w:numPr>
        <w:ind w:left="360"/>
        <w:rPr>
          <w:ins w:id="1491" w:author="作者"/>
        </w:rPr>
        <w:pPrChange w:id="1492" w:author="作者">
          <w:pPr>
            <w:pStyle w:val="ae"/>
          </w:pPr>
        </w:pPrChange>
      </w:pPr>
      <w:ins w:id="1493" w:author="作者">
        <w:r>
          <w:lastRenderedPageBreak/>
          <w:t xml:space="preserve">result = adi_tru_TriggerRoute (hTru, TRGS_TRU0_IRQ0, TRGM_SINC0_DATA0);   </w:t>
        </w:r>
        <w:del w:id="1494" w:author="作者">
          <w:r w:rsidDel="00FA599C">
            <w:delText xml:space="preserve"> /</w:delText>
          </w:r>
        </w:del>
        <w:r w:rsidR="00FA599C">
          <w:t>/</w:t>
        </w:r>
        <w:r>
          <w:t>/ HDR</w:t>
        </w:r>
      </w:ins>
    </w:p>
    <w:p w:rsidR="0046097D" w:rsidRDefault="003B377C">
      <w:pPr>
        <w:pStyle w:val="ae"/>
        <w:numPr>
          <w:ilvl w:val="0"/>
          <w:numId w:val="25"/>
        </w:numPr>
        <w:ind w:left="360"/>
        <w:rPr>
          <w:ins w:id="1495" w:author="作者"/>
        </w:rPr>
        <w:pPrChange w:id="1496" w:author="作者">
          <w:pPr>
            <w:pStyle w:val="ae"/>
          </w:pPr>
        </w:pPrChange>
      </w:pPr>
      <w:ins w:id="1497" w:author="作者">
        <w:r w:rsidRPr="003B377C">
          <w:rPr>
            <w:lang w:val="da-DK"/>
            <w:rPrChange w:id="1498" w:author="作者">
              <w:rPr/>
            </w:rPrChange>
          </w:rPr>
          <w:t xml:space="preserve">// Setup TRU for </w:t>
        </w:r>
        <w:del w:id="1499" w:author="作者">
          <w:r w:rsidRPr="003B377C">
            <w:rPr>
              <w:lang w:val="da-DK"/>
              <w:rPrChange w:id="1500" w:author="作者">
                <w:rPr/>
              </w:rPrChange>
            </w:rPr>
            <w:delText>SINC</w:delText>
          </w:r>
        </w:del>
        <w:r w:rsidRPr="003B377C">
          <w:rPr>
            <w:lang w:val="da-DK"/>
            <w:rPrChange w:id="1501" w:author="作者">
              <w:rPr/>
            </w:rPrChange>
          </w:rPr>
          <w:t xml:space="preserve">GP timer enable. </w:t>
        </w:r>
        <w:r w:rsidR="002D7BB1">
          <w:t xml:space="preserve">Slave is </w:t>
        </w:r>
        <w:r w:rsidR="00FA599C">
          <w:t>TIMER0_TMRx</w:t>
        </w:r>
        <w:del w:id="1502" w:author="作者">
          <w:r w:rsidR="002D7BB1" w:rsidDel="00FA599C">
            <w:delText>SINC0 SYNC0</w:delText>
          </w:r>
        </w:del>
        <w:r w:rsidR="002D7BB1">
          <w:t>, master is PWM0</w:t>
        </w:r>
        <w:r w:rsidR="00FA599C">
          <w:t>_SYNC</w:t>
        </w:r>
        <w:del w:id="1503" w:author="作者">
          <w:r w:rsidR="002D7BB1" w:rsidDel="00FA599C">
            <w:delText xml:space="preserve"> sync pulse</w:delText>
          </w:r>
        </w:del>
      </w:ins>
    </w:p>
    <w:p w:rsidR="0046097D" w:rsidRDefault="002D7BB1">
      <w:pPr>
        <w:pStyle w:val="ae"/>
        <w:numPr>
          <w:ilvl w:val="0"/>
          <w:numId w:val="25"/>
        </w:numPr>
        <w:ind w:left="360"/>
        <w:rPr>
          <w:ins w:id="1504" w:author="作者"/>
        </w:rPr>
        <w:pPrChange w:id="1505" w:author="作者">
          <w:pPr>
            <w:pStyle w:val="ae"/>
          </w:pPr>
        </w:pPrChange>
      </w:pPr>
      <w:ins w:id="1506" w:author="作者">
        <w:r>
          <w:t xml:space="preserve">result = adi_tru_TriggerRoute (hTru, TRGS_TIMER0_TMR2, TRGM_PWM0_SYNC); </w:t>
        </w:r>
      </w:ins>
    </w:p>
    <w:p w:rsidR="00FA599C" w:rsidRDefault="00FA599C" w:rsidP="00FA599C">
      <w:pPr>
        <w:pStyle w:val="ae"/>
        <w:numPr>
          <w:ilvl w:val="0"/>
          <w:numId w:val="25"/>
        </w:numPr>
        <w:ind w:left="360"/>
        <w:rPr>
          <w:ins w:id="1507" w:author="作者"/>
        </w:rPr>
      </w:pPr>
      <w:ins w:id="1508" w:author="作者">
        <w:r>
          <w:t>// Setup TRU for SINC enable. Slave is SINC0 SYNC0, master is TIMER0_TMRx</w:t>
        </w:r>
      </w:ins>
    </w:p>
    <w:p w:rsidR="0046097D" w:rsidRDefault="002D7BB1">
      <w:pPr>
        <w:pStyle w:val="ae"/>
        <w:numPr>
          <w:ilvl w:val="0"/>
          <w:numId w:val="25"/>
        </w:numPr>
        <w:ind w:left="360"/>
        <w:rPr>
          <w:ins w:id="1509" w:author="作者"/>
          <w:del w:id="1510" w:author="作者"/>
        </w:rPr>
        <w:pPrChange w:id="1511" w:author="作者">
          <w:pPr>
            <w:pStyle w:val="ae"/>
          </w:pPr>
        </w:pPrChange>
      </w:pPr>
      <w:ins w:id="1512" w:author="作者">
        <w:del w:id="1513" w:author="作者">
          <w:r w:rsidDel="00FA599C">
            <w:delText xml:space="preserve">   // TRU device, slave, master</w:delText>
          </w:r>
        </w:del>
      </w:ins>
    </w:p>
    <w:p w:rsidR="0046097D" w:rsidRDefault="002D7BB1">
      <w:pPr>
        <w:pStyle w:val="ae"/>
        <w:numPr>
          <w:ilvl w:val="0"/>
          <w:numId w:val="25"/>
        </w:numPr>
        <w:ind w:left="360"/>
        <w:rPr>
          <w:ins w:id="1514" w:author="作者"/>
        </w:rPr>
        <w:pPrChange w:id="1515" w:author="作者">
          <w:pPr>
            <w:pStyle w:val="ae"/>
          </w:pPr>
        </w:pPrChange>
      </w:pPr>
      <w:ins w:id="1516" w:author="作者">
        <w:r>
          <w:t>result = adi_tru_TriggerRoute (hTru, TRGS_SINC0_SYNC0, TRGM_TIMER0_TMR2);</w:t>
        </w:r>
      </w:ins>
    </w:p>
    <w:p w:rsidR="00273099" w:rsidRDefault="00273099">
      <w:pPr>
        <w:pStyle w:val="ae"/>
        <w:numPr>
          <w:ilvl w:val="0"/>
          <w:numId w:val="25"/>
        </w:numPr>
        <w:ind w:left="360"/>
        <w:rPr>
          <w:ins w:id="1517" w:author="作者"/>
        </w:rPr>
      </w:pPr>
      <w:ins w:id="1518" w:author="作者">
        <w:r>
          <w:t>// Setup TRU for overload detection enable. Slave is PWM0_TRIP_TRIG1, master is SINC0_Px_OVLD</w:t>
        </w:r>
      </w:ins>
    </w:p>
    <w:p w:rsidR="00273099" w:rsidDel="00273099" w:rsidRDefault="00273099">
      <w:pPr>
        <w:pStyle w:val="ae"/>
        <w:numPr>
          <w:ilvl w:val="0"/>
          <w:numId w:val="25"/>
        </w:numPr>
        <w:ind w:left="360"/>
        <w:rPr>
          <w:del w:id="1519" w:author="作者"/>
        </w:rPr>
      </w:pPr>
      <w:moveToRangeStart w:id="1520" w:author="作者" w:name="move392073916"/>
      <w:moveTo w:id="1521" w:author="作者">
        <w:r>
          <w:t>/</w:t>
        </w:r>
        <w:del w:id="1522" w:author="作者">
          <w:r w:rsidDel="0024712E">
            <w:delText>*</w:delText>
          </w:r>
        </w:del>
      </w:moveTo>
      <w:ins w:id="1523" w:author="作者">
        <w:r w:rsidR="0024712E">
          <w:t>/</w:t>
        </w:r>
      </w:ins>
      <w:moveTo w:id="1524" w:author="作者">
        <w:r>
          <w:t xml:space="preserve"> Both overload detection on TRIP1. TRIP0 used by H</w:t>
        </w:r>
      </w:moveTo>
      <w:ins w:id="1525" w:author="作者">
        <w:r w:rsidR="0024712E">
          <w:t>W</w:t>
        </w:r>
      </w:ins>
      <w:moveTo w:id="1526" w:author="作者">
        <w:del w:id="1527" w:author="作者">
          <w:r w:rsidDel="0024712E">
            <w:delText>W */</w:delText>
          </w:r>
        </w:del>
      </w:moveTo>
    </w:p>
    <w:moveToRangeEnd w:id="1520"/>
    <w:p w:rsidR="0046097D" w:rsidRDefault="002D7BB1">
      <w:pPr>
        <w:pStyle w:val="ae"/>
        <w:numPr>
          <w:ilvl w:val="0"/>
          <w:numId w:val="25"/>
        </w:numPr>
        <w:ind w:left="360"/>
        <w:rPr>
          <w:ins w:id="1528" w:author="作者"/>
        </w:rPr>
        <w:pPrChange w:id="1529" w:author="作者">
          <w:pPr>
            <w:pStyle w:val="ae"/>
          </w:pPr>
        </w:pPrChange>
      </w:pPr>
      <w:ins w:id="1530" w:author="作者">
        <w:del w:id="1531" w:author="作者">
          <w:r w:rsidDel="00FA599C">
            <w:delText xml:space="preserve">  // TRU device, slave, master</w:delText>
          </w:r>
        </w:del>
      </w:ins>
    </w:p>
    <w:p w:rsidR="0046097D" w:rsidRDefault="002D7BB1">
      <w:pPr>
        <w:pStyle w:val="ae"/>
        <w:numPr>
          <w:ilvl w:val="0"/>
          <w:numId w:val="25"/>
        </w:numPr>
        <w:ind w:left="360"/>
        <w:rPr>
          <w:ins w:id="1532" w:author="作者"/>
        </w:rPr>
        <w:pPrChange w:id="1533" w:author="作者">
          <w:pPr>
            <w:pStyle w:val="ae"/>
          </w:pPr>
        </w:pPrChange>
      </w:pPr>
      <w:ins w:id="1534" w:author="作者">
        <w:r>
          <w:t xml:space="preserve">result = adi_tru_TriggerRoute (hTru, TRGS_PWM0_TRIP_TRIG1, TRGM_SINC0_P0_OVLD); </w:t>
        </w:r>
        <w:del w:id="1535" w:author="作者">
          <w:r w:rsidDel="00273099">
            <w:delText>/* connect SINC_Px_OVLD trigger to PWM0_TRIP_TRIG1. slave, master */</w:delText>
          </w:r>
        </w:del>
      </w:ins>
    </w:p>
    <w:p w:rsidR="002D7BB1" w:rsidRDefault="002D7BB1">
      <w:pPr>
        <w:pStyle w:val="ae"/>
        <w:numPr>
          <w:ilvl w:val="0"/>
          <w:numId w:val="25"/>
        </w:numPr>
        <w:ind w:left="360"/>
        <w:rPr>
          <w:ins w:id="1536" w:author="作者"/>
        </w:rPr>
      </w:pPr>
      <w:ins w:id="1537" w:author="作者">
        <w:r>
          <w:t xml:space="preserve">result = adi_tru_TriggerRoute (hTru, TRGS_PWM0_TRIP_TRIG1, TRGM_SINC0_P1_OVLD); </w:t>
        </w:r>
      </w:ins>
      <w:moveFromRangeStart w:id="1538" w:author="作者" w:name="move392073916"/>
      <w:moveFrom w:id="1539" w:author="作者">
        <w:ins w:id="1540" w:author="作者">
          <w:r w:rsidDel="00273099">
            <w:t>/* Both overload detection on TRIP1. TRIP0 used by HW */</w:t>
          </w:r>
        </w:ins>
      </w:moveFrom>
      <w:moveFromRangeEnd w:id="1538"/>
    </w:p>
    <w:p w:rsidR="002D7BB1" w:rsidRPr="00F56090" w:rsidRDefault="002D7BB1">
      <w:pPr>
        <w:pStyle w:val="ae"/>
        <w:numPr>
          <w:ilvl w:val="0"/>
          <w:numId w:val="25"/>
        </w:numPr>
        <w:ind w:left="360"/>
      </w:pPr>
      <w:ins w:id="1541" w:author="作者">
        <w:r>
          <w:t>result = adi_tru_Enable (hTru, true); // Enable TRU</w:t>
        </w:r>
      </w:ins>
    </w:p>
    <w:p w:rsidR="00DA1CB4" w:rsidRPr="00F56090" w:rsidRDefault="00DA1CB4" w:rsidP="00DA1CB4">
      <w:pPr>
        <w:pStyle w:val="ae"/>
        <w:numPr>
          <w:ilvl w:val="0"/>
          <w:numId w:val="25"/>
        </w:numPr>
        <w:ind w:left="360"/>
      </w:pPr>
      <w:r w:rsidRPr="00F56090">
        <w:t>}</w:t>
      </w:r>
    </w:p>
    <w:p w:rsidR="00DA1CB4" w:rsidRPr="00F56090" w:rsidDel="004505FF" w:rsidRDefault="00DA1CB4" w:rsidP="00DA1CB4">
      <w:pPr>
        <w:pStyle w:val="ae"/>
        <w:rPr>
          <w:del w:id="1542" w:author="作者"/>
        </w:rPr>
      </w:pPr>
    </w:p>
    <w:p w:rsidR="00DA1CB4" w:rsidRPr="00F56090" w:rsidDel="00A2492D" w:rsidRDefault="00DA1CB4" w:rsidP="00DA1CB4">
      <w:pPr>
        <w:pStyle w:val="ae"/>
        <w:numPr>
          <w:ilvl w:val="0"/>
          <w:numId w:val="25"/>
        </w:numPr>
        <w:ind w:left="360"/>
        <w:rPr>
          <w:del w:id="1543" w:author="作者"/>
        </w:rPr>
      </w:pPr>
      <w:del w:id="1544" w:author="作者">
        <w:r w:rsidRPr="00F56090" w:rsidDel="00A2492D">
          <w:delText>void SetupPWM(void){</w:delText>
        </w:r>
      </w:del>
    </w:p>
    <w:p w:rsidR="00DA1CB4" w:rsidRPr="00F56090" w:rsidDel="00A2492D" w:rsidRDefault="00DA1CB4" w:rsidP="00DA1CB4">
      <w:pPr>
        <w:pStyle w:val="ae"/>
        <w:numPr>
          <w:ilvl w:val="0"/>
          <w:numId w:val="25"/>
        </w:numPr>
        <w:ind w:left="360"/>
        <w:rPr>
          <w:del w:id="1545" w:author="作者"/>
        </w:rPr>
      </w:pPr>
      <w:del w:id="1546" w:author="作者">
        <w:r w:rsidRPr="00F56090" w:rsidDel="00A2492D">
          <w:delText xml:space="preserve">/****   Function: SetupPWM  (code snippet for SINC related setup)  *******/  </w:delText>
        </w:r>
      </w:del>
    </w:p>
    <w:p w:rsidR="00DA1CB4" w:rsidRPr="00F56090" w:rsidDel="00A2492D" w:rsidRDefault="00DA1CB4" w:rsidP="00DA1CB4">
      <w:pPr>
        <w:pStyle w:val="ae"/>
        <w:numPr>
          <w:ilvl w:val="0"/>
          <w:numId w:val="25"/>
        </w:numPr>
        <w:ind w:left="360"/>
        <w:rPr>
          <w:del w:id="1547" w:author="作者"/>
        </w:rPr>
      </w:pPr>
      <w:del w:id="1548" w:author="作者">
        <w:r w:rsidRPr="00F56090" w:rsidDel="00A2492D">
          <w:delText>static ADI_PWM_RESULT result;</w:delText>
        </w:r>
      </w:del>
    </w:p>
    <w:p w:rsidR="00DA1CB4" w:rsidRPr="00F56090" w:rsidDel="00A2492D" w:rsidRDefault="00DA1CB4" w:rsidP="00DA1CB4">
      <w:pPr>
        <w:pStyle w:val="ae"/>
        <w:numPr>
          <w:ilvl w:val="0"/>
          <w:numId w:val="25"/>
        </w:numPr>
        <w:ind w:left="360"/>
        <w:rPr>
          <w:del w:id="1549" w:author="作者"/>
        </w:rPr>
      </w:pPr>
      <w:del w:id="1550" w:author="作者">
        <w:r w:rsidRPr="00F56090" w:rsidDel="00A2492D">
          <w:delText>uint32_t temp = 0;</w:delText>
        </w:r>
      </w:del>
    </w:p>
    <w:p w:rsidR="00DA1CB4" w:rsidRPr="00F56090" w:rsidDel="00A2492D" w:rsidRDefault="00DA1CB4" w:rsidP="00DA1CB4">
      <w:pPr>
        <w:pStyle w:val="ae"/>
        <w:rPr>
          <w:del w:id="1551" w:author="作者"/>
        </w:rPr>
      </w:pPr>
    </w:p>
    <w:p w:rsidR="00DA1CB4" w:rsidRPr="00F56090" w:rsidDel="00A2492D" w:rsidRDefault="00DA1CB4" w:rsidP="00DA1CB4">
      <w:pPr>
        <w:pStyle w:val="ae"/>
        <w:numPr>
          <w:ilvl w:val="0"/>
          <w:numId w:val="25"/>
        </w:numPr>
        <w:ind w:left="360"/>
        <w:rPr>
          <w:del w:id="1552" w:author="作者"/>
        </w:rPr>
      </w:pPr>
      <w:del w:id="1553" w:author="作者">
        <w:r w:rsidRPr="00F56090" w:rsidDel="00A2492D">
          <w:delText>result = adi_pwm_Open(PWM_DEV, &amp;PwmMemory, ADI_PWM_MEMORY_SIZE, &amp;hPWM, PwmCallback, NULL); // Open driver</w:delText>
        </w:r>
      </w:del>
    </w:p>
    <w:p w:rsidR="00DA1CB4" w:rsidRPr="00F56090" w:rsidDel="00A2492D" w:rsidRDefault="00DA1CB4" w:rsidP="00DA1CB4">
      <w:pPr>
        <w:pStyle w:val="ae"/>
        <w:rPr>
          <w:del w:id="1554" w:author="作者"/>
        </w:rPr>
      </w:pPr>
    </w:p>
    <w:p w:rsidR="00DA1CB4" w:rsidRPr="00F56090" w:rsidDel="00A2492D" w:rsidRDefault="00DA1CB4" w:rsidP="00DA1CB4">
      <w:pPr>
        <w:pStyle w:val="ae"/>
        <w:numPr>
          <w:ilvl w:val="0"/>
          <w:numId w:val="25"/>
        </w:numPr>
        <w:ind w:left="360"/>
        <w:rPr>
          <w:del w:id="1555" w:author="作者"/>
        </w:rPr>
      </w:pPr>
      <w:del w:id="1556" w:author="作者">
        <w:r w:rsidRPr="00F56090" w:rsidDel="00A2492D">
          <w:delText xml:space="preserve">temp = (uint32_t)(fsysclk / (2u * FPWM));            // Calculate switching period as number of sys clocks (up-down counter)   </w:delText>
        </w:r>
      </w:del>
    </w:p>
    <w:p w:rsidR="00DA1CB4" w:rsidRPr="00F56090" w:rsidDel="00A2492D" w:rsidRDefault="00DA1CB4" w:rsidP="00DA1CB4">
      <w:pPr>
        <w:pStyle w:val="ae"/>
        <w:numPr>
          <w:ilvl w:val="0"/>
          <w:numId w:val="25"/>
        </w:numPr>
        <w:ind w:left="360"/>
        <w:rPr>
          <w:del w:id="1557" w:author="作者"/>
        </w:rPr>
      </w:pPr>
      <w:del w:id="1558" w:author="作者">
        <w:r w:rsidRPr="00F56090" w:rsidDel="00A2492D">
          <w:delText xml:space="preserve">result = adi_pwm_SetReferencePeriod(hPWM, temp);  </w:delText>
        </w:r>
      </w:del>
    </w:p>
    <w:p w:rsidR="00DA1CB4" w:rsidRPr="00F56090" w:rsidDel="00A2492D" w:rsidRDefault="00DA1CB4" w:rsidP="00DA1CB4">
      <w:pPr>
        <w:pStyle w:val="ae"/>
        <w:rPr>
          <w:del w:id="1559" w:author="作者"/>
        </w:rPr>
      </w:pPr>
    </w:p>
    <w:p w:rsidR="00DA1CB4" w:rsidRPr="00F56090" w:rsidDel="00A2492D" w:rsidRDefault="00DA1CB4" w:rsidP="00DA1CB4">
      <w:pPr>
        <w:pStyle w:val="ae"/>
        <w:numPr>
          <w:ilvl w:val="0"/>
          <w:numId w:val="25"/>
        </w:numPr>
        <w:ind w:left="360"/>
        <w:rPr>
          <w:del w:id="1560" w:author="作者"/>
        </w:rPr>
      </w:pPr>
      <w:del w:id="1561" w:author="作者">
        <w:r w:rsidRPr="00F56090" w:rsidDel="00A2492D">
          <w:delText xml:space="preserve">temp = (uint32_t)(fsysclk * SYNC_PULSE_WIDTH);       // Calculate sync pulse width as number of sys clocks (up-down counter)   </w:delText>
        </w:r>
      </w:del>
    </w:p>
    <w:p w:rsidR="00DA1CB4" w:rsidRPr="00F56090" w:rsidDel="00A2492D" w:rsidRDefault="00DA1CB4" w:rsidP="00DA1CB4">
      <w:pPr>
        <w:pStyle w:val="ae"/>
        <w:numPr>
          <w:ilvl w:val="0"/>
          <w:numId w:val="25"/>
        </w:numPr>
        <w:ind w:left="360"/>
        <w:rPr>
          <w:del w:id="1562" w:author="作者"/>
        </w:rPr>
      </w:pPr>
      <w:del w:id="1563" w:author="作者">
        <w:r w:rsidRPr="00F56090" w:rsidDel="00A2492D">
          <w:delText xml:space="preserve">result = adi_pwm_SetSyncWidth(hPWM, temp);  </w:delText>
        </w:r>
      </w:del>
    </w:p>
    <w:p w:rsidR="00DA1CB4" w:rsidRPr="00F56090" w:rsidDel="00A2492D" w:rsidRDefault="00DA1CB4" w:rsidP="00DA1CB4">
      <w:pPr>
        <w:pStyle w:val="ae"/>
        <w:numPr>
          <w:ilvl w:val="0"/>
          <w:numId w:val="25"/>
        </w:numPr>
        <w:ind w:left="360"/>
        <w:rPr>
          <w:del w:id="1564" w:author="作者"/>
        </w:rPr>
      </w:pPr>
      <w:del w:id="1565" w:author="作者">
        <w:r w:rsidRPr="00F56090" w:rsidDel="00A2492D">
          <w:delText>result = adi_pwm_ExtSyncEnable(hPWM, false, false);          // Internal sync used</w:delText>
        </w:r>
      </w:del>
    </w:p>
    <w:p w:rsidR="00DA1CB4" w:rsidRPr="00F56090" w:rsidDel="00A2492D" w:rsidRDefault="00DA1CB4" w:rsidP="00DA1CB4">
      <w:pPr>
        <w:pStyle w:val="ae"/>
        <w:numPr>
          <w:ilvl w:val="0"/>
          <w:numId w:val="25"/>
        </w:numPr>
        <w:ind w:left="360"/>
        <w:rPr>
          <w:del w:id="1566" w:author="作者"/>
        </w:rPr>
      </w:pPr>
      <w:del w:id="1567" w:author="作者">
        <w:r w:rsidRPr="00F56090" w:rsidDel="00A2492D">
          <w:delText>result = adi_pwm_SetIntSyncTimerMode(hPWM, ADI_PWM_TIMER0);  // Use timer 0 to generate sync.</w:delText>
        </w:r>
      </w:del>
    </w:p>
    <w:p w:rsidR="00DA1CB4" w:rsidRPr="00F56090" w:rsidDel="00A2492D" w:rsidRDefault="00DA1CB4" w:rsidP="00DA1CB4">
      <w:pPr>
        <w:pStyle w:val="ae"/>
        <w:rPr>
          <w:del w:id="1568" w:author="作者"/>
        </w:rPr>
      </w:pPr>
    </w:p>
    <w:p w:rsidR="00DA1CB4" w:rsidRPr="00F56090" w:rsidDel="00A2492D" w:rsidRDefault="00DA1CB4" w:rsidP="00DA1CB4">
      <w:pPr>
        <w:pStyle w:val="ae"/>
        <w:numPr>
          <w:ilvl w:val="0"/>
          <w:numId w:val="25"/>
        </w:numPr>
        <w:ind w:left="360"/>
        <w:rPr>
          <w:del w:id="1569" w:author="作者"/>
        </w:rPr>
      </w:pPr>
      <w:del w:id="1570" w:author="作者">
        <w:r w:rsidRPr="00F56090" w:rsidDel="00A2492D">
          <w:delText>result = adi_pwm_SetTripEnable(hPWM, ADI_PWM_CHANNEL_A, ADI_PWM_TRIP0_SRC, true);    // Enable Trip0 and trip on all channels</w:delText>
        </w:r>
      </w:del>
    </w:p>
    <w:p w:rsidR="00DA1CB4" w:rsidRPr="00F56090" w:rsidDel="00A2492D" w:rsidRDefault="00DA1CB4" w:rsidP="00DA1CB4">
      <w:pPr>
        <w:pStyle w:val="ae"/>
        <w:numPr>
          <w:ilvl w:val="0"/>
          <w:numId w:val="25"/>
        </w:numPr>
        <w:ind w:left="360"/>
        <w:rPr>
          <w:del w:id="1571" w:author="作者"/>
        </w:rPr>
      </w:pPr>
      <w:del w:id="1572" w:author="作者">
        <w:r w:rsidRPr="00F56090" w:rsidDel="00A2492D">
          <w:delText>result = adi_pwm_SetTripEnable(hPWM, ADI_PWM_CHANNEL_B, ADI_PWM_TRIP0_SRC, true);</w:delText>
        </w:r>
      </w:del>
    </w:p>
    <w:p w:rsidR="00DA1CB4" w:rsidRPr="00F56090" w:rsidDel="00A2492D" w:rsidRDefault="00DA1CB4" w:rsidP="00DA1CB4">
      <w:pPr>
        <w:pStyle w:val="ae"/>
        <w:numPr>
          <w:ilvl w:val="0"/>
          <w:numId w:val="25"/>
        </w:numPr>
        <w:ind w:left="360"/>
        <w:rPr>
          <w:del w:id="1573" w:author="作者"/>
        </w:rPr>
      </w:pPr>
      <w:del w:id="1574" w:author="作者">
        <w:r w:rsidRPr="00F56090" w:rsidDel="00A2492D">
          <w:delText>result = adi_pwm_SetTripEnable(hPWM, ADI_PWM_CHANNEL_C, ADI_PWM_TRIP0_SRC, true);</w:delText>
        </w:r>
      </w:del>
    </w:p>
    <w:p w:rsidR="00DA1CB4" w:rsidRPr="00F56090" w:rsidDel="00A2492D" w:rsidRDefault="00DA1CB4" w:rsidP="00DA1CB4">
      <w:pPr>
        <w:pStyle w:val="ae"/>
        <w:numPr>
          <w:ilvl w:val="0"/>
          <w:numId w:val="25"/>
        </w:numPr>
        <w:ind w:left="360"/>
        <w:rPr>
          <w:del w:id="1575" w:author="作者"/>
        </w:rPr>
      </w:pPr>
      <w:del w:id="1576" w:author="作者">
        <w:r w:rsidRPr="00F56090" w:rsidDel="00A2492D">
          <w:delText>result = adi_pwm_SetTripEnable(hPWM, ADI_PWM_CHANNEL_A, ADI_PWM_TRIP1_SRC, true);    // Enable Trip1 and trip on all channels</w:delText>
        </w:r>
      </w:del>
    </w:p>
    <w:p w:rsidR="00DA1CB4" w:rsidRPr="00F56090" w:rsidDel="00A2492D" w:rsidRDefault="00DA1CB4" w:rsidP="00DA1CB4">
      <w:pPr>
        <w:pStyle w:val="ae"/>
        <w:numPr>
          <w:ilvl w:val="0"/>
          <w:numId w:val="25"/>
        </w:numPr>
        <w:ind w:left="360"/>
        <w:rPr>
          <w:del w:id="1577" w:author="作者"/>
        </w:rPr>
      </w:pPr>
      <w:del w:id="1578" w:author="作者">
        <w:r w:rsidRPr="00F56090" w:rsidDel="00A2492D">
          <w:delText>result = adi_pwm_SetTripEnable(hPWM, ADI_PWM_CHANNEL_B, ADI_PWM_TRIP1_SRC, true);</w:delText>
        </w:r>
      </w:del>
    </w:p>
    <w:p w:rsidR="00DA1CB4" w:rsidRPr="00F56090" w:rsidDel="00A2492D" w:rsidRDefault="00DA1CB4" w:rsidP="00DA1CB4">
      <w:pPr>
        <w:pStyle w:val="ae"/>
        <w:numPr>
          <w:ilvl w:val="0"/>
          <w:numId w:val="25"/>
        </w:numPr>
        <w:ind w:left="360"/>
        <w:rPr>
          <w:del w:id="1579" w:author="作者"/>
        </w:rPr>
      </w:pPr>
      <w:del w:id="1580" w:author="作者">
        <w:r w:rsidRPr="00F56090" w:rsidDel="00A2492D">
          <w:delText>result = adi_pwm_SetTripEnable(hPWM, ADI_PWM_CHANNEL_C, ADI_PWM_TRIP1_SRC, true);</w:delText>
        </w:r>
      </w:del>
    </w:p>
    <w:p w:rsidR="00DA1CB4" w:rsidRPr="00F56090" w:rsidDel="00A2492D" w:rsidRDefault="00DA1CB4" w:rsidP="00DA1CB4">
      <w:pPr>
        <w:pStyle w:val="ae"/>
        <w:rPr>
          <w:del w:id="1581" w:author="作者"/>
        </w:rPr>
      </w:pPr>
    </w:p>
    <w:p w:rsidR="00DA1CB4" w:rsidRPr="00F56090" w:rsidDel="00A2492D" w:rsidRDefault="00DA1CB4" w:rsidP="00DA1CB4">
      <w:pPr>
        <w:pStyle w:val="ae"/>
        <w:numPr>
          <w:ilvl w:val="0"/>
          <w:numId w:val="25"/>
        </w:numPr>
        <w:ind w:left="360"/>
        <w:rPr>
          <w:del w:id="1582" w:author="作者"/>
        </w:rPr>
      </w:pPr>
      <w:del w:id="1583" w:author="作者">
        <w:r w:rsidRPr="00F56090" w:rsidDel="00A2492D">
          <w:delText>result = adi_pwm_SetTripMode(hPWM, ADI_PWM_CHANNEL_A, ADI_PWM_TRIP0_SRC, false);     // Stop PWM and report fault at trip. Do not restart</w:delText>
        </w:r>
      </w:del>
    </w:p>
    <w:p w:rsidR="00DA1CB4" w:rsidRPr="00F56090" w:rsidDel="00A2492D" w:rsidRDefault="00DA1CB4" w:rsidP="00DA1CB4">
      <w:pPr>
        <w:pStyle w:val="ae"/>
        <w:numPr>
          <w:ilvl w:val="0"/>
          <w:numId w:val="25"/>
        </w:numPr>
        <w:ind w:left="360"/>
        <w:rPr>
          <w:del w:id="1584" w:author="作者"/>
        </w:rPr>
      </w:pPr>
      <w:del w:id="1585" w:author="作者">
        <w:r w:rsidRPr="00F56090" w:rsidDel="00A2492D">
          <w:delText>result = adi_pwm_SetTripMode(hPWM, ADI_PWM_CHANNEL_B, ADI_PWM_TRIP0_SRC, false);</w:delText>
        </w:r>
      </w:del>
    </w:p>
    <w:p w:rsidR="00DA1CB4" w:rsidRPr="00F56090" w:rsidDel="00A2492D" w:rsidRDefault="00DA1CB4" w:rsidP="00DA1CB4">
      <w:pPr>
        <w:pStyle w:val="ae"/>
        <w:numPr>
          <w:ilvl w:val="0"/>
          <w:numId w:val="25"/>
        </w:numPr>
        <w:ind w:left="360"/>
        <w:rPr>
          <w:del w:id="1586" w:author="作者"/>
        </w:rPr>
      </w:pPr>
      <w:del w:id="1587" w:author="作者">
        <w:r w:rsidRPr="00F56090" w:rsidDel="00A2492D">
          <w:delText xml:space="preserve">result = adi_pwm_SetTripMode(hPWM, ADI_PWM_CHANNEL_C, ADI_PWM_TRIP0_SRC, false);  </w:delText>
        </w:r>
      </w:del>
    </w:p>
    <w:p w:rsidR="00DA1CB4" w:rsidRPr="00F56090" w:rsidDel="00A2492D" w:rsidRDefault="00DA1CB4" w:rsidP="00DA1CB4">
      <w:pPr>
        <w:pStyle w:val="ae"/>
        <w:numPr>
          <w:ilvl w:val="0"/>
          <w:numId w:val="25"/>
        </w:numPr>
        <w:ind w:left="360"/>
        <w:rPr>
          <w:del w:id="1588" w:author="作者"/>
        </w:rPr>
      </w:pPr>
      <w:del w:id="1589" w:author="作者">
        <w:r w:rsidRPr="00F56090" w:rsidDel="00A2492D">
          <w:delText>result = adi_pwm_SetTripMode(hPWM, ADI_PWM_CHANNEL_A, ADI_PWM_TRIP1_SRC, false);</w:delText>
        </w:r>
      </w:del>
    </w:p>
    <w:p w:rsidR="00DA1CB4" w:rsidRPr="00F56090" w:rsidDel="00A2492D" w:rsidRDefault="00DA1CB4" w:rsidP="00DA1CB4">
      <w:pPr>
        <w:pStyle w:val="ae"/>
        <w:numPr>
          <w:ilvl w:val="0"/>
          <w:numId w:val="25"/>
        </w:numPr>
        <w:ind w:left="360"/>
        <w:rPr>
          <w:del w:id="1590" w:author="作者"/>
        </w:rPr>
      </w:pPr>
      <w:del w:id="1591" w:author="作者">
        <w:r w:rsidRPr="00F56090" w:rsidDel="00A2492D">
          <w:delText>result = adi_pwm_SetTripMode(hPWM, ADI_PWM_CHANNEL_B, ADI_PWM_TRIP1_SRC, false);</w:delText>
        </w:r>
      </w:del>
    </w:p>
    <w:p w:rsidR="00DA1CB4" w:rsidRPr="00F56090" w:rsidDel="00A2492D" w:rsidRDefault="00DA1CB4" w:rsidP="00DA1CB4">
      <w:pPr>
        <w:pStyle w:val="ae"/>
        <w:numPr>
          <w:ilvl w:val="0"/>
          <w:numId w:val="25"/>
        </w:numPr>
        <w:ind w:left="360"/>
        <w:rPr>
          <w:del w:id="1592" w:author="作者"/>
        </w:rPr>
      </w:pPr>
      <w:del w:id="1593" w:author="作者">
        <w:r w:rsidRPr="00F56090" w:rsidDel="00A2492D">
          <w:delText>result = adi_pwm_SetTripMode(hPWM, ADI_PWM_CHANNEL_C, ADI_PWM_TRIP1_SRC, false);</w:delText>
        </w:r>
      </w:del>
    </w:p>
    <w:p w:rsidR="00DA1CB4" w:rsidRPr="00F56090" w:rsidDel="00A2492D" w:rsidRDefault="00DA1CB4" w:rsidP="00DA1CB4">
      <w:pPr>
        <w:pStyle w:val="ae"/>
        <w:rPr>
          <w:del w:id="1594" w:author="作者"/>
        </w:rPr>
      </w:pPr>
    </w:p>
    <w:p w:rsidR="00DA1CB4" w:rsidRPr="00F56090" w:rsidDel="00A2492D" w:rsidRDefault="00DA1CB4" w:rsidP="00DA1CB4">
      <w:pPr>
        <w:pStyle w:val="ae"/>
        <w:numPr>
          <w:ilvl w:val="0"/>
          <w:numId w:val="25"/>
        </w:numPr>
        <w:ind w:left="360"/>
        <w:rPr>
          <w:del w:id="1595" w:author="作者"/>
        </w:rPr>
      </w:pPr>
      <w:del w:id="1596" w:author="作者">
        <w:r w:rsidRPr="00F56090" w:rsidDel="00A2492D">
          <w:delText>result = adi_pwm_InterruptEnable(hPWM, ADI_PWM_INTERRUPT_TIMER0, true);              // Enable sync irq</w:delText>
        </w:r>
      </w:del>
    </w:p>
    <w:p w:rsidR="00DA1CB4" w:rsidRPr="00F56090" w:rsidDel="00A2492D" w:rsidRDefault="00DA1CB4" w:rsidP="00DA1CB4">
      <w:pPr>
        <w:pStyle w:val="ae"/>
        <w:numPr>
          <w:ilvl w:val="0"/>
          <w:numId w:val="25"/>
        </w:numPr>
        <w:ind w:left="360"/>
        <w:rPr>
          <w:del w:id="1597" w:author="作者"/>
        </w:rPr>
      </w:pPr>
      <w:del w:id="1598" w:author="作者">
        <w:r w:rsidRPr="00F56090" w:rsidDel="00A2492D">
          <w:delText xml:space="preserve">result = adi_pwm_InterruptEnable(hPWM, ADI_PWM_INTERRUPT_TRIP0, true);               // Enable trip0 irq  </w:delText>
        </w:r>
      </w:del>
    </w:p>
    <w:p w:rsidR="00DA1CB4" w:rsidRPr="00F56090" w:rsidDel="00A2492D" w:rsidRDefault="00DA1CB4" w:rsidP="00DA1CB4">
      <w:pPr>
        <w:pStyle w:val="ae"/>
        <w:numPr>
          <w:ilvl w:val="0"/>
          <w:numId w:val="25"/>
        </w:numPr>
        <w:ind w:left="360"/>
        <w:rPr>
          <w:del w:id="1599" w:author="作者"/>
        </w:rPr>
      </w:pPr>
      <w:del w:id="1600" w:author="作者">
        <w:r w:rsidRPr="00F56090" w:rsidDel="00A2492D">
          <w:delText xml:space="preserve">result = adi_pwm_InterruptEnable(hPWM, ADI_PWM_INTERRUPT_TRIP1, true);               // Enable trip1 irq </w:delText>
        </w:r>
      </w:del>
    </w:p>
    <w:p w:rsidR="00DA1CB4" w:rsidRPr="00F56090" w:rsidDel="00A2492D" w:rsidRDefault="00DA1CB4" w:rsidP="00DA1CB4">
      <w:pPr>
        <w:pStyle w:val="ae"/>
        <w:rPr>
          <w:del w:id="1601" w:author="作者"/>
        </w:rPr>
      </w:pPr>
    </w:p>
    <w:p w:rsidR="00DA1CB4" w:rsidRPr="00F56090" w:rsidDel="00A2492D" w:rsidRDefault="00DA1CB4" w:rsidP="00DA1CB4">
      <w:pPr>
        <w:pStyle w:val="ae"/>
        <w:numPr>
          <w:ilvl w:val="0"/>
          <w:numId w:val="25"/>
        </w:numPr>
        <w:ind w:left="360"/>
        <w:rPr>
          <w:del w:id="1602" w:author="作者"/>
        </w:rPr>
      </w:pPr>
      <w:del w:id="1603" w:author="作者">
        <w:r w:rsidRPr="00F56090" w:rsidDel="00A2492D">
          <w:delText>/*** other PWM setup code **/</w:delText>
        </w:r>
      </w:del>
    </w:p>
    <w:p w:rsidR="00DA1CB4" w:rsidRPr="00F56090" w:rsidDel="00A2492D" w:rsidRDefault="00DA1CB4" w:rsidP="00DA1CB4">
      <w:pPr>
        <w:pStyle w:val="ae"/>
        <w:numPr>
          <w:ilvl w:val="0"/>
          <w:numId w:val="25"/>
        </w:numPr>
        <w:ind w:left="360"/>
        <w:rPr>
          <w:del w:id="1604" w:author="作者"/>
        </w:rPr>
      </w:pPr>
      <w:del w:id="1605" w:author="作者">
        <w:r w:rsidRPr="00F56090" w:rsidDel="00A2492D">
          <w:delText>}</w:delText>
        </w:r>
      </w:del>
    </w:p>
    <w:p w:rsidR="00DA1CB4" w:rsidRPr="00F56090" w:rsidDel="00224BCF" w:rsidRDefault="00DA1CB4" w:rsidP="00DA1CB4">
      <w:pPr>
        <w:pStyle w:val="ae"/>
        <w:rPr>
          <w:del w:id="1606" w:author="作者"/>
        </w:rPr>
      </w:pPr>
    </w:p>
    <w:p w:rsidR="00DA1CB4" w:rsidRPr="00F56090" w:rsidDel="00224BCF" w:rsidRDefault="00DA1CB4" w:rsidP="00DA1CB4">
      <w:pPr>
        <w:pStyle w:val="ae"/>
        <w:numPr>
          <w:ilvl w:val="0"/>
          <w:numId w:val="25"/>
        </w:numPr>
        <w:ind w:left="360"/>
        <w:rPr>
          <w:del w:id="1607" w:author="作者"/>
        </w:rPr>
      </w:pPr>
      <w:del w:id="1608" w:author="作者">
        <w:r w:rsidRPr="00F56090" w:rsidDel="00224BCF">
          <w:delText>void SetupSINC(void){</w:delText>
        </w:r>
      </w:del>
    </w:p>
    <w:p w:rsidR="00DA1CB4" w:rsidRPr="00F56090" w:rsidDel="00224BCF" w:rsidRDefault="00DA1CB4">
      <w:pPr>
        <w:pStyle w:val="ae"/>
        <w:numPr>
          <w:ilvl w:val="0"/>
          <w:numId w:val="25"/>
        </w:numPr>
        <w:ind w:left="360"/>
        <w:rPr>
          <w:del w:id="1609" w:author="作者"/>
        </w:rPr>
      </w:pPr>
      <w:del w:id="1610" w:author="作者">
        <w:r w:rsidRPr="00F56090" w:rsidDel="00224BCF">
          <w:delText>/***           Function: SetupSINC             ******/</w:delText>
        </w:r>
      </w:del>
    </w:p>
    <w:p w:rsidR="00DA1CB4" w:rsidRPr="00F56090" w:rsidDel="00224BCF" w:rsidRDefault="00DA1CB4" w:rsidP="00DA1CB4">
      <w:pPr>
        <w:pStyle w:val="ae"/>
        <w:rPr>
          <w:del w:id="1611" w:author="作者"/>
        </w:rPr>
      </w:pPr>
    </w:p>
    <w:p w:rsidR="00DA1CB4" w:rsidRPr="00F56090" w:rsidDel="00224BCF" w:rsidRDefault="00DA1CB4" w:rsidP="00DA1CB4">
      <w:pPr>
        <w:pStyle w:val="ae"/>
        <w:numPr>
          <w:ilvl w:val="0"/>
          <w:numId w:val="25"/>
        </w:numPr>
        <w:ind w:left="360"/>
        <w:rPr>
          <w:del w:id="1612" w:author="作者"/>
        </w:rPr>
      </w:pPr>
      <w:del w:id="1613" w:author="作者">
        <w:r w:rsidRPr="00F56090" w:rsidDel="00224BCF">
          <w:delText>static ADI_SINC_RESULT result;</w:delText>
        </w:r>
      </w:del>
    </w:p>
    <w:p w:rsidR="00DA1CB4" w:rsidRPr="00F56090" w:rsidDel="00224BCF" w:rsidRDefault="00DA1CB4" w:rsidP="00DA1CB4">
      <w:pPr>
        <w:pStyle w:val="ae"/>
        <w:rPr>
          <w:del w:id="1614" w:author="作者"/>
        </w:rPr>
      </w:pPr>
    </w:p>
    <w:p w:rsidR="00DA1CB4" w:rsidRPr="00F56090" w:rsidDel="00224BCF" w:rsidRDefault="00DA1CB4" w:rsidP="00DA1CB4">
      <w:pPr>
        <w:pStyle w:val="ae"/>
        <w:numPr>
          <w:ilvl w:val="0"/>
          <w:numId w:val="25"/>
        </w:numPr>
        <w:ind w:left="360"/>
        <w:rPr>
          <w:del w:id="1615" w:author="作者"/>
        </w:rPr>
      </w:pPr>
      <w:del w:id="1616" w:author="作者">
        <w:r w:rsidRPr="00F56090" w:rsidDel="00224BCF">
          <w:delText>result = adi_sinc_Open(SINC_DEV, SincMemory, ADI_SINC_MEMORY_SIZE, &amp;hSINC);</w:delText>
        </w:r>
      </w:del>
    </w:p>
    <w:p w:rsidR="00DA1CB4" w:rsidRPr="00F56090" w:rsidDel="00224BCF" w:rsidRDefault="00DA1CB4" w:rsidP="00DA1CB4">
      <w:pPr>
        <w:pStyle w:val="ae"/>
        <w:rPr>
          <w:del w:id="1617" w:author="作者"/>
        </w:rPr>
      </w:pPr>
    </w:p>
    <w:p w:rsidR="00DA1CB4" w:rsidRPr="00F56090" w:rsidDel="00224BCF" w:rsidRDefault="00DA1CB4" w:rsidP="00DA1CB4">
      <w:pPr>
        <w:pStyle w:val="ae"/>
        <w:numPr>
          <w:ilvl w:val="0"/>
          <w:numId w:val="25"/>
        </w:numPr>
        <w:ind w:left="360"/>
        <w:rPr>
          <w:del w:id="1618" w:author="作者"/>
        </w:rPr>
      </w:pPr>
      <w:del w:id="1619" w:author="作者">
        <w:r w:rsidRPr="00F56090" w:rsidDel="00224BCF">
          <w:delText>result = adi_sinc_RegisterDataCallback (hSINC, SincDataCallback, 0);</w:delText>
        </w:r>
      </w:del>
    </w:p>
    <w:p w:rsidR="00DA1CB4" w:rsidRPr="00F56090" w:rsidDel="00224BCF" w:rsidRDefault="00DA1CB4" w:rsidP="00DA1CB4">
      <w:pPr>
        <w:pStyle w:val="ae"/>
        <w:numPr>
          <w:ilvl w:val="0"/>
          <w:numId w:val="25"/>
        </w:numPr>
        <w:ind w:left="360"/>
        <w:rPr>
          <w:del w:id="1620" w:author="作者"/>
        </w:rPr>
      </w:pPr>
      <w:del w:id="1621" w:author="作者">
        <w:r w:rsidRPr="00F56090" w:rsidDel="00224BCF">
          <w:delText>result = adi_sinc_RegisterStatusCallback (hSINC, SincStatusCallback, 0);</w:delText>
        </w:r>
      </w:del>
    </w:p>
    <w:p w:rsidR="00DA1CB4" w:rsidRPr="00F56090" w:rsidDel="00224BCF" w:rsidRDefault="00DA1CB4" w:rsidP="00DA1CB4">
      <w:pPr>
        <w:pStyle w:val="ae"/>
        <w:rPr>
          <w:del w:id="1622" w:author="作者"/>
        </w:rPr>
      </w:pPr>
    </w:p>
    <w:p w:rsidR="00DA1CB4" w:rsidRPr="00F56090" w:rsidDel="00224BCF" w:rsidRDefault="00DA1CB4" w:rsidP="00DA1CB4">
      <w:pPr>
        <w:pStyle w:val="ae"/>
        <w:numPr>
          <w:ilvl w:val="0"/>
          <w:numId w:val="25"/>
        </w:numPr>
        <w:ind w:left="360"/>
        <w:rPr>
          <w:del w:id="1623" w:author="作者"/>
        </w:rPr>
      </w:pPr>
      <w:del w:id="1624" w:author="作者">
        <w:r w:rsidRPr="00F56090" w:rsidDel="00224BCF">
          <w:delText>/</w:delText>
        </w:r>
      </w:del>
      <w:ins w:id="1625" w:author="作者">
        <w:del w:id="1626" w:author="作者">
          <w:r w:rsidR="0024712E" w:rsidDel="00224BCF">
            <w:delText>/</w:delText>
          </w:r>
        </w:del>
      </w:ins>
      <w:del w:id="1627" w:author="作者">
        <w:r w:rsidRPr="00F56090" w:rsidDel="00224BCF">
          <w:delText>* Specify Group Parameters */</w:delText>
        </w:r>
      </w:del>
    </w:p>
    <w:p w:rsidR="00DA1CB4" w:rsidRPr="00F56090" w:rsidDel="00224BCF" w:rsidRDefault="00DA1CB4" w:rsidP="00DA1CB4">
      <w:pPr>
        <w:pStyle w:val="ae"/>
        <w:numPr>
          <w:ilvl w:val="0"/>
          <w:numId w:val="25"/>
        </w:numPr>
        <w:ind w:left="360"/>
        <w:rPr>
          <w:del w:id="1628" w:author="作者"/>
        </w:rPr>
      </w:pPr>
      <w:del w:id="1629" w:author="作者">
        <w:r w:rsidRPr="00F56090" w:rsidDel="00224BCF">
          <w:delText>result = adi_sinc_SetRateControl (hSINC, ADI_SINC_GROUP_0, ADI_SINC_FILTER_PRIMARY, PDEC, 0);</w:delText>
        </w:r>
      </w:del>
    </w:p>
    <w:p w:rsidR="00DA1CB4" w:rsidRPr="00F56090" w:rsidDel="00224BCF" w:rsidRDefault="00DA1CB4" w:rsidP="00DA1CB4">
      <w:pPr>
        <w:pStyle w:val="ae"/>
        <w:numPr>
          <w:ilvl w:val="0"/>
          <w:numId w:val="25"/>
        </w:numPr>
        <w:ind w:left="360"/>
        <w:rPr>
          <w:del w:id="1630" w:author="作者"/>
        </w:rPr>
      </w:pPr>
      <w:del w:id="1631" w:author="作者">
        <w:r w:rsidRPr="00F56090" w:rsidDel="00224BCF">
          <w:delText>result = adi_sinc_SetRateControl (hSINC, ADI_SINC_GROUP_0, ADI_SINC_FILTER_SECONDARY, SDEC, 0);</w:delText>
        </w:r>
      </w:del>
    </w:p>
    <w:p w:rsidR="00DA1CB4" w:rsidRPr="00F56090" w:rsidDel="00224BCF" w:rsidRDefault="00DA1CB4">
      <w:pPr>
        <w:pStyle w:val="ae"/>
        <w:numPr>
          <w:ilvl w:val="0"/>
          <w:numId w:val="25"/>
        </w:numPr>
        <w:ind w:left="360"/>
        <w:rPr>
          <w:del w:id="1632" w:author="作者"/>
        </w:rPr>
      </w:pPr>
      <w:del w:id="1633" w:author="作者">
        <w:r w:rsidRPr="00F56090" w:rsidDel="00224BCF">
          <w:delText>result = adi_sinc_SetLevelControl (hSINC, ADI_SINC_GROUP_0, LWIN, LCNT, SINC_NUM_SAMPLES, PSCALE);</w:delText>
        </w:r>
      </w:del>
    </w:p>
    <w:p w:rsidR="00F92FFC" w:rsidDel="00224BCF" w:rsidRDefault="00DA1CB4">
      <w:pPr>
        <w:pStyle w:val="ae"/>
        <w:numPr>
          <w:ilvl w:val="0"/>
          <w:numId w:val="25"/>
        </w:numPr>
        <w:ind w:left="360"/>
        <w:rPr>
          <w:ins w:id="1634" w:author="作者"/>
          <w:del w:id="1635" w:author="作者"/>
        </w:rPr>
      </w:pPr>
      <w:del w:id="1636" w:author="作者">
        <w:r w:rsidRPr="00F56090" w:rsidDel="00224BCF">
          <w:delText>result = adi_sinc_SetFilterOrder</w:delText>
        </w:r>
      </w:del>
      <w:ins w:id="1637" w:author="作者">
        <w:del w:id="1638" w:author="作者">
          <w:r w:rsidR="004505FF" w:rsidDel="00224BCF">
            <w:delText xml:space="preserve"> </w:delText>
          </w:r>
        </w:del>
      </w:ins>
      <w:del w:id="1639" w:author="作者">
        <w:r w:rsidRPr="00F56090" w:rsidDel="00224BCF">
          <w:delText xml:space="preserve"> (hSINC,</w:delText>
        </w:r>
      </w:del>
      <w:ins w:id="1640" w:author="作者">
        <w:del w:id="1641" w:author="作者">
          <w:r w:rsidR="004505FF" w:rsidDel="00224BCF">
            <w:delText xml:space="preserve"> </w:delText>
          </w:r>
        </w:del>
      </w:ins>
      <w:del w:id="1642" w:author="作者">
        <w:r w:rsidRPr="00F56090" w:rsidDel="00224BCF">
          <w:delText xml:space="preserve"> ADI_SINC_GROUP_0,</w:delText>
        </w:r>
      </w:del>
      <w:ins w:id="1643" w:author="作者">
        <w:del w:id="1644" w:author="作者">
          <w:r w:rsidR="004505FF" w:rsidDel="00224BCF">
            <w:delText xml:space="preserve"> </w:delText>
          </w:r>
        </w:del>
      </w:ins>
      <w:del w:id="1645" w:author="作者">
        <w:r w:rsidRPr="00F56090" w:rsidDel="00224BCF">
          <w:delText xml:space="preserve"> ADI_SINC_FILTER_THIRD_ORDER, </w:delText>
        </w:r>
      </w:del>
      <w:ins w:id="1646" w:author="作者">
        <w:del w:id="1647" w:author="作者">
          <w:r w:rsidR="004505FF" w:rsidDel="00224BCF">
            <w:delText xml:space="preserve">  </w:delText>
          </w:r>
        </w:del>
      </w:ins>
    </w:p>
    <w:p w:rsidR="00DA1CB4" w:rsidRPr="00F56090" w:rsidDel="00224BCF" w:rsidRDefault="00F92FFC">
      <w:pPr>
        <w:pStyle w:val="ae"/>
        <w:numPr>
          <w:ilvl w:val="0"/>
          <w:numId w:val="25"/>
        </w:numPr>
        <w:ind w:left="360"/>
        <w:rPr>
          <w:del w:id="1648" w:author="作者"/>
        </w:rPr>
      </w:pPr>
      <w:ins w:id="1649" w:author="作者">
        <w:del w:id="1650" w:author="作者">
          <w:r w:rsidDel="00224BCF">
            <w:delText xml:space="preserve">                                  </w:delText>
          </w:r>
          <w:r w:rsidR="004505FF" w:rsidDel="00224BCF">
            <w:delText xml:space="preserve"> </w:delText>
          </w:r>
        </w:del>
      </w:ins>
      <w:del w:id="1651" w:author="作者">
        <w:r w:rsidR="00DA1CB4" w:rsidRPr="00F56090" w:rsidDel="00224BCF">
          <w:delText>ADI_SINC_FILTER_THIRD_ORDER);</w:delText>
        </w:r>
      </w:del>
    </w:p>
    <w:p w:rsidR="00DA1CB4" w:rsidRPr="00F56090" w:rsidDel="00224BCF" w:rsidRDefault="00DA1CB4" w:rsidP="00DA1CB4">
      <w:pPr>
        <w:pStyle w:val="ae"/>
        <w:numPr>
          <w:ilvl w:val="0"/>
          <w:numId w:val="25"/>
        </w:numPr>
        <w:ind w:left="360"/>
        <w:rPr>
          <w:del w:id="1652" w:author="作者"/>
        </w:rPr>
      </w:pPr>
      <w:del w:id="1653" w:author="作者">
        <w:r w:rsidRPr="00F56090" w:rsidDel="00224BCF">
          <w:delText>result = adi_sinc_SetCircBuffer(hSINC, ADI_SINC_GROUP_0, sincCircBuffer, CIRC_BUF_SIZE);</w:delText>
        </w:r>
      </w:del>
    </w:p>
    <w:p w:rsidR="00DA1CB4" w:rsidRPr="00F56090" w:rsidDel="00224BCF" w:rsidRDefault="00DA1CB4" w:rsidP="00DA1CB4">
      <w:pPr>
        <w:pStyle w:val="ae"/>
        <w:rPr>
          <w:del w:id="1654" w:author="作者"/>
        </w:rPr>
      </w:pPr>
    </w:p>
    <w:p w:rsidR="00DA1CB4" w:rsidRPr="00F56090" w:rsidDel="00224BCF" w:rsidRDefault="00DA1CB4">
      <w:pPr>
        <w:pStyle w:val="ae"/>
        <w:numPr>
          <w:ilvl w:val="0"/>
          <w:numId w:val="25"/>
        </w:numPr>
        <w:ind w:left="360"/>
        <w:rPr>
          <w:del w:id="1655" w:author="作者"/>
        </w:rPr>
      </w:pPr>
      <w:del w:id="1656" w:author="作者">
        <w:r w:rsidRPr="00F56090" w:rsidDel="00224BCF">
          <w:delText>/*</w:delText>
        </w:r>
      </w:del>
      <w:ins w:id="1657" w:author="作者">
        <w:del w:id="1658" w:author="作者">
          <w:r w:rsidR="0024712E" w:rsidDel="00224BCF">
            <w:delText>/</w:delText>
          </w:r>
        </w:del>
      </w:ins>
      <w:del w:id="1659" w:author="作者">
        <w:r w:rsidRPr="00F56090" w:rsidDel="00224BCF">
          <w:delText xml:space="preserve"> Reset overload amplitude detection limits to 0 – FullScale  */</w:delText>
        </w:r>
      </w:del>
    </w:p>
    <w:p w:rsidR="00DA1CB4" w:rsidRPr="00F56090" w:rsidDel="00224BCF" w:rsidRDefault="00DA1CB4" w:rsidP="00DA1CB4">
      <w:pPr>
        <w:pStyle w:val="ae"/>
        <w:numPr>
          <w:ilvl w:val="0"/>
          <w:numId w:val="25"/>
        </w:numPr>
        <w:ind w:left="360"/>
        <w:rPr>
          <w:del w:id="1660" w:author="作者"/>
        </w:rPr>
      </w:pPr>
      <w:del w:id="1661" w:author="作者">
        <w:r w:rsidRPr="00F56090" w:rsidDel="00224BCF">
          <w:delText>result = adi_sinc_SetAmplitudeLimit (hSINC, ADI_SINC_PAIR_0, 0x0000, 0xFFFF);</w:delText>
        </w:r>
      </w:del>
    </w:p>
    <w:p w:rsidR="00DA1CB4" w:rsidRPr="00F56090" w:rsidDel="00224BCF" w:rsidRDefault="00DA1CB4" w:rsidP="00DA1CB4">
      <w:pPr>
        <w:pStyle w:val="ae"/>
        <w:numPr>
          <w:ilvl w:val="0"/>
          <w:numId w:val="25"/>
        </w:numPr>
        <w:ind w:left="360"/>
        <w:rPr>
          <w:del w:id="1662" w:author="作者"/>
        </w:rPr>
      </w:pPr>
      <w:del w:id="1663" w:author="作者">
        <w:r w:rsidRPr="00F56090" w:rsidDel="00224BCF">
          <w:delText>result = adi_sinc_SetAmplitudeLimit (hSINC, ADI_SINC_PAIR_1, 0x0000, 0xFFFF);</w:delText>
        </w:r>
      </w:del>
    </w:p>
    <w:p w:rsidR="00DA1CB4" w:rsidRPr="00F56090" w:rsidDel="00224BCF" w:rsidRDefault="00DA1CB4" w:rsidP="00DA1CB4">
      <w:pPr>
        <w:pStyle w:val="ae"/>
        <w:rPr>
          <w:del w:id="1664" w:author="作者"/>
        </w:rPr>
      </w:pPr>
    </w:p>
    <w:p w:rsidR="00DA1CB4" w:rsidRPr="00F56090" w:rsidDel="00224BCF" w:rsidRDefault="00DA1CB4" w:rsidP="00DA1CB4">
      <w:pPr>
        <w:pStyle w:val="ae"/>
        <w:numPr>
          <w:ilvl w:val="0"/>
          <w:numId w:val="25"/>
        </w:numPr>
        <w:ind w:left="360"/>
        <w:rPr>
          <w:del w:id="1665" w:author="作者"/>
        </w:rPr>
      </w:pPr>
      <w:del w:id="1666" w:author="作者">
        <w:r w:rsidRPr="00F56090" w:rsidDel="00224BCF">
          <w:delText>/</w:delText>
        </w:r>
      </w:del>
      <w:ins w:id="1667" w:author="作者">
        <w:del w:id="1668" w:author="作者">
          <w:r w:rsidR="00550AA6" w:rsidDel="00224BCF">
            <w:delText>/</w:delText>
          </w:r>
        </w:del>
      </w:ins>
      <w:del w:id="1669" w:author="作者">
        <w:r w:rsidRPr="00F56090" w:rsidDel="00224BCF">
          <w:delText>* Specify Modulator Clock frequency, phase &amp; startup synchronization  */</w:delText>
        </w:r>
      </w:del>
    </w:p>
    <w:p w:rsidR="00DA1CB4" w:rsidRPr="00F56090" w:rsidDel="00224BCF" w:rsidRDefault="00DA1CB4" w:rsidP="00DA1CB4">
      <w:pPr>
        <w:pStyle w:val="ae"/>
        <w:numPr>
          <w:ilvl w:val="0"/>
          <w:numId w:val="25"/>
        </w:numPr>
        <w:ind w:left="360"/>
        <w:rPr>
          <w:del w:id="1670" w:author="作者"/>
        </w:rPr>
      </w:pPr>
      <w:del w:id="1671" w:author="作者">
        <w:r w:rsidRPr="00F56090" w:rsidDel="00224BCF">
          <w:delText>result = adi_sinc_ConfigModClock (hSINC, ADI_SINC_GROUP_0, fsysclk, SINC_MODCLK, 0, false);</w:delText>
        </w:r>
      </w:del>
    </w:p>
    <w:p w:rsidR="00DA1CB4" w:rsidRPr="00F56090" w:rsidDel="00224BCF" w:rsidRDefault="00DA1CB4" w:rsidP="00DA1CB4">
      <w:pPr>
        <w:pStyle w:val="ae"/>
        <w:numPr>
          <w:ilvl w:val="0"/>
          <w:numId w:val="25"/>
        </w:numPr>
        <w:ind w:left="360"/>
        <w:rPr>
          <w:del w:id="1672" w:author="作者"/>
        </w:rPr>
      </w:pPr>
      <w:del w:id="1673" w:author="作者">
        <w:r w:rsidRPr="00F56090" w:rsidDel="00224BCF">
          <w:delText xml:space="preserve">result = adi_sinc_EnableModClock (hSINC, ADI_SINC_GROUP_0, ADI_SINC_MOD_CLK_PWM_SYNC);  </w:delText>
        </w:r>
      </w:del>
    </w:p>
    <w:p w:rsidR="00DA1CB4" w:rsidRPr="00F56090" w:rsidDel="00224BCF" w:rsidRDefault="00DA1CB4" w:rsidP="00DA1CB4">
      <w:pPr>
        <w:pStyle w:val="ae"/>
        <w:rPr>
          <w:del w:id="1674" w:author="作者"/>
        </w:rPr>
      </w:pPr>
    </w:p>
    <w:p w:rsidR="00DA1CB4" w:rsidRPr="00F56090" w:rsidDel="00224BCF" w:rsidRDefault="00DA1CB4" w:rsidP="00DA1CB4">
      <w:pPr>
        <w:pStyle w:val="ae"/>
        <w:numPr>
          <w:ilvl w:val="0"/>
          <w:numId w:val="25"/>
        </w:numPr>
        <w:ind w:left="360"/>
        <w:rPr>
          <w:del w:id="1675" w:author="作者"/>
        </w:rPr>
      </w:pPr>
      <w:del w:id="1676" w:author="作者">
        <w:r w:rsidRPr="00F56090" w:rsidDel="00224BCF">
          <w:delText>/</w:delText>
        </w:r>
      </w:del>
      <w:ins w:id="1677" w:author="作者">
        <w:del w:id="1678" w:author="作者">
          <w:r w:rsidR="00550AA6" w:rsidDel="00224BCF">
            <w:delText>/</w:delText>
          </w:r>
        </w:del>
      </w:ins>
      <w:del w:id="1679" w:author="作者">
        <w:r w:rsidRPr="00F56090" w:rsidDel="00224BCF">
          <w:delText>* submit buffers to receive SINC data */</w:delText>
        </w:r>
      </w:del>
    </w:p>
    <w:p w:rsidR="00DA1CB4" w:rsidRPr="00F56090" w:rsidDel="00224BCF" w:rsidRDefault="00DA1CB4" w:rsidP="00DA1CB4">
      <w:pPr>
        <w:pStyle w:val="ae"/>
        <w:numPr>
          <w:ilvl w:val="0"/>
          <w:numId w:val="25"/>
        </w:numPr>
        <w:ind w:left="360"/>
        <w:rPr>
          <w:del w:id="1680" w:author="作者"/>
        </w:rPr>
      </w:pPr>
      <w:del w:id="1681" w:author="作者">
        <w:r w:rsidRPr="00F56090" w:rsidDel="00224BCF">
          <w:delText>result = adi_sinc_SubmitBuffer(hSINC, ADI_SINC_GROUP_0, sincData1, 16);</w:delText>
        </w:r>
      </w:del>
    </w:p>
    <w:p w:rsidR="00DA1CB4" w:rsidRPr="00F56090" w:rsidDel="00224BCF" w:rsidRDefault="00DA1CB4" w:rsidP="00DA1CB4">
      <w:pPr>
        <w:pStyle w:val="ae"/>
        <w:numPr>
          <w:ilvl w:val="0"/>
          <w:numId w:val="25"/>
        </w:numPr>
        <w:ind w:left="360"/>
        <w:rPr>
          <w:del w:id="1682" w:author="作者"/>
        </w:rPr>
      </w:pPr>
      <w:del w:id="1683" w:author="作者">
        <w:r w:rsidRPr="00F56090" w:rsidDel="00224BCF">
          <w:delText>result = adi_sinc_SubmitBuffer(hSINC, ADI_SINC_GROUP_0, sincData2, 16);</w:delText>
        </w:r>
      </w:del>
    </w:p>
    <w:p w:rsidR="00DA1CB4" w:rsidRPr="00F56090" w:rsidDel="00224BCF" w:rsidRDefault="00DA1CB4" w:rsidP="00DA1CB4">
      <w:pPr>
        <w:pStyle w:val="ae"/>
        <w:rPr>
          <w:del w:id="1684" w:author="作者"/>
        </w:rPr>
      </w:pPr>
    </w:p>
    <w:p w:rsidR="00DA1CB4" w:rsidRPr="00F56090" w:rsidDel="00224BCF" w:rsidRDefault="00DA1CB4">
      <w:pPr>
        <w:pStyle w:val="ae"/>
        <w:numPr>
          <w:ilvl w:val="0"/>
          <w:numId w:val="25"/>
        </w:numPr>
        <w:ind w:left="360"/>
        <w:rPr>
          <w:del w:id="1685" w:author="作者"/>
        </w:rPr>
      </w:pPr>
      <w:del w:id="1686" w:author="作者">
        <w:r w:rsidRPr="00F56090" w:rsidDel="00224BCF">
          <w:delText>/*</w:delText>
        </w:r>
      </w:del>
      <w:ins w:id="1687" w:author="作者">
        <w:del w:id="1688" w:author="作者">
          <w:r w:rsidR="00550AA6" w:rsidDel="00224BCF">
            <w:delText>/</w:delText>
          </w:r>
        </w:del>
      </w:ins>
      <w:del w:id="1689" w:author="作者">
        <w:r w:rsidRPr="00F56090" w:rsidDel="00224BCF">
          <w:delText xml:space="preserve"> route the TRU interrupt */</w:delText>
        </w:r>
      </w:del>
    </w:p>
    <w:p w:rsidR="00DA1CB4" w:rsidRPr="00F56090" w:rsidDel="00224BCF" w:rsidRDefault="00DA1CB4" w:rsidP="00DA1CB4">
      <w:pPr>
        <w:pStyle w:val="ae"/>
        <w:numPr>
          <w:ilvl w:val="0"/>
          <w:numId w:val="25"/>
        </w:numPr>
        <w:ind w:left="360"/>
        <w:rPr>
          <w:del w:id="1690" w:author="作者"/>
        </w:rPr>
      </w:pPr>
      <w:del w:id="1691" w:author="作者">
        <w:r w:rsidRPr="00F56090" w:rsidDel="00224BCF">
          <w:delText>result = adi_sinc_EnableDataInterrupt (hSINC, ADI_SINC_GROUP_0, ADI_SINC_DATA_INT_0, true);</w:delText>
        </w:r>
      </w:del>
    </w:p>
    <w:p w:rsidR="00DA1CB4" w:rsidRPr="00F56090" w:rsidDel="00224BCF" w:rsidRDefault="00DA1CB4" w:rsidP="00DA1CB4">
      <w:pPr>
        <w:pStyle w:val="ae"/>
        <w:rPr>
          <w:del w:id="1692" w:author="作者"/>
        </w:rPr>
      </w:pPr>
    </w:p>
    <w:p w:rsidR="00DA1CB4" w:rsidRPr="00F56090" w:rsidDel="00224BCF" w:rsidRDefault="00DA1CB4" w:rsidP="00DA1CB4">
      <w:pPr>
        <w:pStyle w:val="ae"/>
        <w:numPr>
          <w:ilvl w:val="0"/>
          <w:numId w:val="25"/>
        </w:numPr>
        <w:ind w:left="360"/>
        <w:rPr>
          <w:del w:id="1693" w:author="作者"/>
        </w:rPr>
      </w:pPr>
      <w:del w:id="1694" w:author="作者">
        <w:r w:rsidRPr="00F56090" w:rsidDel="00224BCF">
          <w:delText>result = adi_sinc_EnablePair(hSINC, ADI_SINC_PAIR_0, ADI_SINC_GROUP_0, true);</w:delText>
        </w:r>
      </w:del>
    </w:p>
    <w:p w:rsidR="00DA1CB4" w:rsidRPr="00F56090" w:rsidDel="00224BCF" w:rsidRDefault="00DA1CB4" w:rsidP="00DA1CB4">
      <w:pPr>
        <w:pStyle w:val="ae"/>
        <w:numPr>
          <w:ilvl w:val="0"/>
          <w:numId w:val="25"/>
        </w:numPr>
        <w:ind w:left="360"/>
        <w:rPr>
          <w:del w:id="1695" w:author="作者"/>
        </w:rPr>
      </w:pPr>
      <w:del w:id="1696" w:author="作者">
        <w:r w:rsidRPr="00F56090" w:rsidDel="00224BCF">
          <w:delText xml:space="preserve">result = adi_sinc_EnablePair(hSINC, ADI_SINC_PAIR_1, ADI_SINC_GROUP_0, true); </w:delText>
        </w:r>
      </w:del>
    </w:p>
    <w:p w:rsidR="00DA1CB4" w:rsidRPr="00F56090" w:rsidDel="00224BCF" w:rsidRDefault="00DA1CB4" w:rsidP="00DA1CB4">
      <w:pPr>
        <w:pStyle w:val="ae"/>
        <w:rPr>
          <w:del w:id="1697" w:author="作者"/>
        </w:rPr>
      </w:pPr>
    </w:p>
    <w:p w:rsidR="004505FF" w:rsidDel="00224BCF" w:rsidRDefault="004505FF">
      <w:pPr>
        <w:pStyle w:val="ae"/>
        <w:numPr>
          <w:ilvl w:val="0"/>
          <w:numId w:val="25"/>
        </w:numPr>
        <w:ind w:left="360"/>
        <w:rPr>
          <w:ins w:id="1698" w:author="作者"/>
          <w:del w:id="1699" w:author="作者"/>
        </w:rPr>
      </w:pPr>
      <w:ins w:id="1700" w:author="作者">
        <w:del w:id="1701" w:author="作者">
          <w:r w:rsidRPr="00F56090" w:rsidDel="00224BCF">
            <w:delText xml:space="preserve">// Wait 10us to let data propagate through the filter before setting trip limits. </w:delText>
          </w:r>
        </w:del>
      </w:ins>
    </w:p>
    <w:p w:rsidR="00DA1CB4" w:rsidRPr="00F56090" w:rsidDel="00224BCF" w:rsidRDefault="00DA1CB4">
      <w:pPr>
        <w:pStyle w:val="ae"/>
        <w:numPr>
          <w:ilvl w:val="0"/>
          <w:numId w:val="25"/>
        </w:numPr>
        <w:ind w:left="360"/>
        <w:rPr>
          <w:del w:id="1702" w:author="作者"/>
        </w:rPr>
      </w:pPr>
      <w:del w:id="1703" w:author="作者">
        <w:r w:rsidRPr="00F56090" w:rsidDel="00224BCF">
          <w:delText xml:space="preserve">for (int i=0; i&lt;500; i++) // Wait 10us to let data propagate through the filter before setting trip limits. </w:delText>
        </w:r>
      </w:del>
    </w:p>
    <w:p w:rsidR="00DA1CB4" w:rsidRPr="00F56090" w:rsidDel="00224BCF" w:rsidRDefault="00DA1CB4" w:rsidP="00DA1CB4">
      <w:pPr>
        <w:pStyle w:val="ae"/>
        <w:numPr>
          <w:ilvl w:val="0"/>
          <w:numId w:val="25"/>
        </w:numPr>
        <w:ind w:left="360"/>
        <w:rPr>
          <w:del w:id="1704" w:author="作者"/>
        </w:rPr>
      </w:pPr>
      <w:del w:id="1705" w:author="作者">
        <w:r w:rsidRPr="00F56090" w:rsidDel="00224BCF">
          <w:delText xml:space="preserve">asm("nop;");  </w:delText>
        </w:r>
      </w:del>
    </w:p>
    <w:p w:rsidR="00DA1CB4" w:rsidRPr="00F56090" w:rsidDel="00224BCF" w:rsidRDefault="00DA1CB4" w:rsidP="00DA1CB4">
      <w:pPr>
        <w:pStyle w:val="ae"/>
        <w:rPr>
          <w:del w:id="1706" w:author="作者"/>
        </w:rPr>
      </w:pPr>
    </w:p>
    <w:p w:rsidR="00DA1CB4" w:rsidRPr="00F56090" w:rsidDel="00224BCF" w:rsidRDefault="00DA1CB4" w:rsidP="00DA1CB4">
      <w:pPr>
        <w:pStyle w:val="ae"/>
        <w:numPr>
          <w:ilvl w:val="0"/>
          <w:numId w:val="25"/>
        </w:numPr>
        <w:ind w:left="360"/>
        <w:rPr>
          <w:del w:id="1707" w:author="作者"/>
        </w:rPr>
      </w:pPr>
      <w:del w:id="1708" w:author="作者">
        <w:r w:rsidRPr="00F56090" w:rsidDel="00224BCF">
          <w:delText>/</w:delText>
        </w:r>
      </w:del>
      <w:ins w:id="1709" w:author="作者">
        <w:del w:id="1710" w:author="作者">
          <w:r w:rsidR="00550AA6" w:rsidDel="00224BCF">
            <w:delText>/</w:delText>
          </w:r>
        </w:del>
      </w:ins>
      <w:del w:id="1711" w:author="作者">
        <w:r w:rsidRPr="00F56090" w:rsidDel="00224BCF">
          <w:delText>* Enable &amp; assign used SINC filter pair, and specify interrupt masks */</w:delText>
        </w:r>
      </w:del>
    </w:p>
    <w:p w:rsidR="00F82933" w:rsidDel="00224BCF" w:rsidRDefault="00DA1CB4" w:rsidP="00DA1CB4">
      <w:pPr>
        <w:pStyle w:val="ae"/>
        <w:numPr>
          <w:ilvl w:val="0"/>
          <w:numId w:val="25"/>
        </w:numPr>
        <w:ind w:left="360"/>
        <w:rPr>
          <w:ins w:id="1712" w:author="作者"/>
          <w:del w:id="1713" w:author="作者"/>
        </w:rPr>
      </w:pPr>
      <w:del w:id="1714" w:author="作者">
        <w:r w:rsidRPr="00F56090" w:rsidDel="00224BCF">
          <w:delText xml:space="preserve">result = adi_sinc_SetControlIntMask (hSINC, ADI_SINC_INT_EPCNT0|ADI_SINC_INT_EFOVF0 | </w:delText>
        </w:r>
      </w:del>
    </w:p>
    <w:p w:rsidR="00F82933" w:rsidDel="00224BCF" w:rsidRDefault="00F82933" w:rsidP="00DA1CB4">
      <w:pPr>
        <w:pStyle w:val="ae"/>
        <w:numPr>
          <w:ilvl w:val="0"/>
          <w:numId w:val="25"/>
        </w:numPr>
        <w:ind w:left="360"/>
        <w:rPr>
          <w:ins w:id="1715" w:author="作者"/>
          <w:del w:id="1716" w:author="作者"/>
        </w:rPr>
      </w:pPr>
      <w:ins w:id="1717" w:author="作者">
        <w:del w:id="1718" w:author="作者">
          <w:r w:rsidDel="00224BCF">
            <w:delText xml:space="preserve">                                     </w:delText>
          </w:r>
        </w:del>
      </w:ins>
      <w:del w:id="1719" w:author="作者">
        <w:r w:rsidR="00DA1CB4" w:rsidRPr="00F56090" w:rsidDel="00224BCF">
          <w:delText xml:space="preserve">ADI_SINC_INT_EPCNT1|ADI_SINC_INT_EFOVF1 | </w:delText>
        </w:r>
      </w:del>
    </w:p>
    <w:p w:rsidR="00DA1CB4" w:rsidRPr="00F56090" w:rsidDel="00224BCF" w:rsidRDefault="00F82933" w:rsidP="00DA1CB4">
      <w:pPr>
        <w:pStyle w:val="ae"/>
        <w:numPr>
          <w:ilvl w:val="0"/>
          <w:numId w:val="25"/>
        </w:numPr>
        <w:ind w:left="360"/>
        <w:rPr>
          <w:del w:id="1720" w:author="作者"/>
        </w:rPr>
      </w:pPr>
      <w:ins w:id="1721" w:author="作者">
        <w:del w:id="1722" w:author="作者">
          <w:r w:rsidDel="00224BCF">
            <w:delText xml:space="preserve">                                     </w:delText>
          </w:r>
        </w:del>
      </w:ins>
      <w:del w:id="1723" w:author="作者">
        <w:r w:rsidR="00DA1CB4" w:rsidRPr="00F56090" w:rsidDel="00224BCF">
          <w:delText>ADI_SINC_INT_ELIM0);</w:delText>
        </w:r>
      </w:del>
    </w:p>
    <w:p w:rsidR="00DA1CB4" w:rsidRPr="00F56090" w:rsidDel="00224BCF" w:rsidRDefault="00DA1CB4" w:rsidP="00DA1CB4">
      <w:pPr>
        <w:pStyle w:val="ae"/>
        <w:rPr>
          <w:del w:id="1724" w:author="作者"/>
        </w:rPr>
      </w:pPr>
    </w:p>
    <w:p w:rsidR="00DA1CB4" w:rsidRPr="00F56090" w:rsidDel="00224BCF" w:rsidRDefault="00DA1CB4" w:rsidP="00DA1CB4">
      <w:pPr>
        <w:pStyle w:val="ae"/>
        <w:numPr>
          <w:ilvl w:val="0"/>
          <w:numId w:val="25"/>
        </w:numPr>
        <w:ind w:left="360"/>
        <w:rPr>
          <w:del w:id="1725" w:author="作者"/>
        </w:rPr>
      </w:pPr>
      <w:del w:id="1726" w:author="作者">
        <w:r w:rsidRPr="00F56090" w:rsidDel="00224BCF">
          <w:delText>result = adi_sinc_SetAmplitudeLimit (hSINC, ADI_SINC_PAIR_0, LMIN, LMAX);</w:delText>
        </w:r>
      </w:del>
    </w:p>
    <w:p w:rsidR="00DA1CB4" w:rsidRPr="00F56090" w:rsidDel="00224BCF" w:rsidRDefault="00DA1CB4" w:rsidP="00DA1CB4">
      <w:pPr>
        <w:pStyle w:val="ae"/>
        <w:numPr>
          <w:ilvl w:val="0"/>
          <w:numId w:val="25"/>
        </w:numPr>
        <w:ind w:left="360"/>
        <w:rPr>
          <w:del w:id="1727" w:author="作者"/>
        </w:rPr>
      </w:pPr>
      <w:del w:id="1728" w:author="作者">
        <w:r w:rsidRPr="00F56090" w:rsidDel="00224BCF">
          <w:delText xml:space="preserve">result = adi_sinc_SetAmplitudeLimit (hSINC, ADI_SINC_PAIR_1, LMIN, LMAX);  </w:delText>
        </w:r>
      </w:del>
    </w:p>
    <w:p w:rsidR="0046097D" w:rsidRDefault="00DA1CB4">
      <w:pPr>
        <w:pStyle w:val="ae"/>
        <w:numPr>
          <w:ilvl w:val="0"/>
          <w:numId w:val="25"/>
        </w:numPr>
        <w:ind w:left="360"/>
        <w:rPr>
          <w:ins w:id="1729" w:author="作者"/>
          <w:del w:id="1730" w:author="作者"/>
        </w:rPr>
        <w:pPrChange w:id="1731" w:author="Author">
          <w:pPr>
            <w:pStyle w:val="ae"/>
          </w:pPr>
        </w:pPrChange>
      </w:pPr>
      <w:del w:id="1732" w:author="作者">
        <w:r w:rsidRPr="00F56090" w:rsidDel="00224BCF">
          <w:delText>}</w:delText>
        </w:r>
      </w:del>
    </w:p>
    <w:p w:rsidR="0046097D" w:rsidRDefault="0046097D">
      <w:pPr>
        <w:pStyle w:val="ae"/>
        <w:numPr>
          <w:ilvl w:val="0"/>
          <w:numId w:val="25"/>
        </w:numPr>
        <w:ind w:left="360"/>
        <w:rPr>
          <w:ins w:id="1733" w:author="作者"/>
          <w:del w:id="1734" w:author="作者"/>
        </w:rPr>
        <w:pPrChange w:id="1735" w:author="Author">
          <w:pPr>
            <w:pStyle w:val="ae"/>
          </w:pPr>
        </w:pPrChange>
      </w:pPr>
    </w:p>
    <w:p w:rsidR="001E130A" w:rsidRDefault="001E130A">
      <w:pPr>
        <w:pStyle w:val="ae"/>
        <w:rPr>
          <w:ins w:id="1736" w:author="作者"/>
        </w:rPr>
      </w:pPr>
    </w:p>
    <w:p w:rsidR="0046097D" w:rsidRDefault="001E130A">
      <w:pPr>
        <w:pStyle w:val="ae"/>
        <w:numPr>
          <w:ilvl w:val="0"/>
          <w:numId w:val="25"/>
        </w:numPr>
        <w:ind w:left="360"/>
        <w:rPr>
          <w:ins w:id="1737" w:author="作者"/>
        </w:rPr>
        <w:pPrChange w:id="1738" w:author="作者">
          <w:pPr>
            <w:pStyle w:val="ae"/>
          </w:pPr>
        </w:pPrChange>
      </w:pPr>
      <w:ins w:id="1739" w:author="作者">
        <w:r>
          <w:t>void SetupSINC(void){</w:t>
        </w:r>
      </w:ins>
    </w:p>
    <w:p w:rsidR="0046097D" w:rsidRDefault="001E130A">
      <w:pPr>
        <w:pStyle w:val="ae"/>
        <w:numPr>
          <w:ilvl w:val="0"/>
          <w:numId w:val="25"/>
        </w:numPr>
        <w:ind w:left="360"/>
        <w:rPr>
          <w:ins w:id="1740" w:author="作者"/>
        </w:rPr>
        <w:pPrChange w:id="1741" w:author="作者">
          <w:pPr>
            <w:pStyle w:val="ae"/>
          </w:pPr>
        </w:pPrChange>
      </w:pPr>
      <w:ins w:id="1742" w:author="作者">
        <w:r>
          <w:t>uint8_t mdiv_temp;</w:t>
        </w:r>
      </w:ins>
    </w:p>
    <w:p w:rsidR="001E130A" w:rsidRDefault="001E130A">
      <w:pPr>
        <w:pStyle w:val="ae"/>
        <w:rPr>
          <w:ins w:id="1743" w:author="作者"/>
        </w:rPr>
      </w:pPr>
    </w:p>
    <w:p w:rsidR="001E130A" w:rsidDel="00C7083C" w:rsidRDefault="001E130A" w:rsidP="00C7083C">
      <w:pPr>
        <w:pStyle w:val="ae"/>
        <w:numPr>
          <w:ilvl w:val="0"/>
          <w:numId w:val="25"/>
        </w:numPr>
        <w:ind w:left="360"/>
        <w:rPr>
          <w:del w:id="1744" w:author="作者"/>
        </w:rPr>
      </w:pPr>
      <w:ins w:id="1745" w:author="作者">
        <w:r>
          <w:t>/</w:t>
        </w:r>
        <w:r w:rsidR="00A53487">
          <w:t>/</w:t>
        </w:r>
        <w:del w:id="1746" w:author="作者">
          <w:r w:rsidDel="00A53487">
            <w:delText>*</w:delText>
          </w:r>
        </w:del>
        <w:r>
          <w:t xml:space="preserve"> Specify Group </w:t>
        </w:r>
        <w:r w:rsidR="00C7083C">
          <w:t xml:space="preserve">0 </w:t>
        </w:r>
        <w:r>
          <w:t>Parameters</w:t>
        </w:r>
        <w:r w:rsidR="00C7083C">
          <w:t xml:space="preserve"> for primary and secondary filter</w:t>
        </w:r>
        <w:del w:id="1747" w:author="作者">
          <w:r w:rsidDel="00A53487">
            <w:delText xml:space="preserve"> */</w:delText>
          </w:r>
        </w:del>
      </w:ins>
    </w:p>
    <w:p w:rsidR="0046097D" w:rsidRDefault="0046097D">
      <w:pPr>
        <w:pStyle w:val="ae"/>
        <w:numPr>
          <w:ilvl w:val="0"/>
          <w:numId w:val="25"/>
        </w:numPr>
        <w:ind w:left="360"/>
        <w:rPr>
          <w:ins w:id="1748" w:author="作者"/>
        </w:rPr>
        <w:pPrChange w:id="1749" w:author="作者">
          <w:pPr>
            <w:pStyle w:val="ae"/>
          </w:pPr>
        </w:pPrChange>
      </w:pPr>
    </w:p>
    <w:p w:rsidR="0046097D" w:rsidRDefault="00C7083C">
      <w:pPr>
        <w:pStyle w:val="ae"/>
        <w:rPr>
          <w:del w:id="1750" w:author="作者"/>
        </w:rPr>
        <w:pPrChange w:id="1751" w:author="作者">
          <w:pPr>
            <w:pStyle w:val="ae"/>
            <w:numPr>
              <w:numId w:val="25"/>
            </w:numPr>
            <w:ind w:left="7830" w:hanging="360"/>
          </w:pPr>
        </w:pPrChange>
      </w:pPr>
      <w:moveToRangeStart w:id="1752" w:author="作者" w:name="move392074443"/>
      <w:moveTo w:id="1753" w:author="作者">
        <w:del w:id="1754" w:author="作者">
          <w:r w:rsidDel="00C7083C">
            <w:delText xml:space="preserve">// Set DR for group 0 primary and secondary. HDR + trip filter </w:delText>
          </w:r>
        </w:del>
      </w:moveTo>
    </w:p>
    <w:moveToRangeEnd w:id="1752"/>
    <w:p w:rsidR="0046097D" w:rsidRDefault="001E130A">
      <w:pPr>
        <w:pStyle w:val="ae"/>
        <w:numPr>
          <w:ilvl w:val="0"/>
          <w:numId w:val="25"/>
        </w:numPr>
        <w:ind w:left="360"/>
        <w:rPr>
          <w:ins w:id="1755" w:author="作者"/>
        </w:rPr>
        <w:pPrChange w:id="1756" w:author="作者">
          <w:pPr>
            <w:pStyle w:val="ae"/>
          </w:pPr>
        </w:pPrChange>
      </w:pPr>
      <w:ins w:id="1757" w:author="作者">
        <w:del w:id="1758" w:author="作者">
          <w:r w:rsidDel="00C7083C">
            <w:delText xml:space="preserve">  </w:delText>
          </w:r>
        </w:del>
        <w:r>
          <w:t>*pREG_SINC0_RATE0 = (TRIP_DR&lt;&lt;BITP_SINC_RATE0_SDEC) | HDR;</w:t>
        </w:r>
        <w:del w:id="1759" w:author="作者">
          <w:r w:rsidDel="00C7083C">
            <w:delText xml:space="preserve">  </w:delText>
          </w:r>
        </w:del>
      </w:ins>
      <w:moveFromRangeStart w:id="1760" w:author="作者" w:name="move392074443"/>
      <w:moveFrom w:id="1761" w:author="作者">
        <w:ins w:id="1762" w:author="作者">
          <w:r w:rsidDel="00C7083C">
            <w:t xml:space="preserve">// Set DR for group 0 primary and secondary. HDR + trip filter </w:t>
          </w:r>
        </w:ins>
      </w:moveFrom>
    </w:p>
    <w:moveFromRangeEnd w:id="1760"/>
    <w:p w:rsidR="0046097D" w:rsidRDefault="001E130A">
      <w:pPr>
        <w:pStyle w:val="ae"/>
        <w:numPr>
          <w:ilvl w:val="0"/>
          <w:numId w:val="25"/>
        </w:numPr>
        <w:ind w:left="360"/>
        <w:rPr>
          <w:ins w:id="1763" w:author="作者"/>
          <w:del w:id="1764" w:author="作者"/>
        </w:rPr>
        <w:pPrChange w:id="1765" w:author="作者">
          <w:pPr>
            <w:pStyle w:val="ae"/>
          </w:pPr>
        </w:pPrChange>
      </w:pPr>
      <w:ins w:id="1766" w:author="作者">
        <w:del w:id="1767" w:author="作者">
          <w:r w:rsidDel="00C7083C">
            <w:delText xml:space="preserve">    </w:delText>
          </w:r>
        </w:del>
      </w:ins>
    </w:p>
    <w:p w:rsidR="0046097D" w:rsidRDefault="001E130A">
      <w:pPr>
        <w:pStyle w:val="ae"/>
        <w:numPr>
          <w:ilvl w:val="0"/>
          <w:numId w:val="25"/>
        </w:numPr>
        <w:ind w:left="360"/>
        <w:rPr>
          <w:ins w:id="1768" w:author="作者"/>
        </w:rPr>
        <w:pPrChange w:id="1769" w:author="作者">
          <w:pPr>
            <w:pStyle w:val="ae"/>
          </w:pPr>
        </w:pPrChange>
      </w:pPr>
      <w:ins w:id="1770" w:author="作者">
        <w:del w:id="1771" w:author="作者">
          <w:r w:rsidDel="00C7083C">
            <w:delText xml:space="preserve">  </w:delText>
          </w:r>
        </w:del>
      </w:ins>
    </w:p>
    <w:p w:rsidR="0046097D" w:rsidRDefault="001E130A">
      <w:pPr>
        <w:pStyle w:val="ae"/>
        <w:numPr>
          <w:ilvl w:val="0"/>
          <w:numId w:val="25"/>
        </w:numPr>
        <w:ind w:left="360"/>
        <w:rPr>
          <w:ins w:id="1772" w:author="作者"/>
        </w:rPr>
        <w:pPrChange w:id="1773" w:author="作者">
          <w:pPr>
            <w:pStyle w:val="ae"/>
          </w:pPr>
        </w:pPrChange>
      </w:pPr>
      <w:ins w:id="1774" w:author="作者">
        <w:r>
          <w:t>*pREG_SINC0_LEVEL0 = (0&lt;&lt;BITP_SINC_LEVEL0_PORD) | (S_HDR&lt;&lt;BITP_SINC_LEVEL0_PSCALE)</w:t>
        </w:r>
        <w:r w:rsidR="00F65883">
          <w:t>|</w:t>
        </w:r>
        <w:r>
          <w:t xml:space="preserve"> </w:t>
        </w:r>
        <w:r w:rsidR="00F65883">
          <w:t xml:space="preserve">    </w:t>
        </w:r>
      </w:ins>
    </w:p>
    <w:p w:rsidR="0046097D" w:rsidRDefault="00F65883">
      <w:pPr>
        <w:pStyle w:val="ae"/>
        <w:numPr>
          <w:ilvl w:val="0"/>
          <w:numId w:val="25"/>
        </w:numPr>
        <w:ind w:left="360"/>
        <w:rPr>
          <w:del w:id="1775" w:author="作者"/>
        </w:rPr>
        <w:pPrChange w:id="1776" w:author="作者">
          <w:pPr>
            <w:pStyle w:val="ae"/>
          </w:pPr>
        </w:pPrChange>
      </w:pPr>
      <w:ins w:id="1777" w:author="作者">
        <w:r>
          <w:t xml:space="preserve">                     </w:t>
        </w:r>
        <w:del w:id="1778" w:author="作者">
          <w:r w:rsidR="001E130A" w:rsidDel="00F65883">
            <w:delText>|</w:delText>
          </w:r>
        </w:del>
        <w:r w:rsidR="001E130A">
          <w:t xml:space="preserve">(SINC_NUM_SAMPLES_HDR-1 &lt;&lt; BITP_SINC_LEVEL0_PCNT) | </w:t>
        </w:r>
      </w:ins>
    </w:p>
    <w:p w:rsidR="0046097D" w:rsidRDefault="0046097D">
      <w:pPr>
        <w:pStyle w:val="ae"/>
        <w:numPr>
          <w:ilvl w:val="0"/>
          <w:numId w:val="25"/>
        </w:numPr>
        <w:ind w:left="360"/>
        <w:rPr>
          <w:ins w:id="1779" w:author="作者"/>
        </w:rPr>
        <w:pPrChange w:id="1780" w:author="作者">
          <w:pPr>
            <w:pStyle w:val="ae"/>
          </w:pPr>
        </w:pPrChange>
      </w:pPr>
    </w:p>
    <w:p w:rsidR="0046097D" w:rsidRDefault="00F65883">
      <w:pPr>
        <w:pStyle w:val="ae"/>
        <w:numPr>
          <w:ilvl w:val="0"/>
          <w:numId w:val="25"/>
        </w:numPr>
        <w:ind w:left="360"/>
        <w:rPr>
          <w:ins w:id="1781" w:author="作者"/>
        </w:rPr>
        <w:pPrChange w:id="1782" w:author="作者">
          <w:pPr>
            <w:pStyle w:val="ae"/>
          </w:pPr>
        </w:pPrChange>
      </w:pPr>
      <w:ins w:id="1783" w:author="作者">
        <w:r>
          <w:t xml:space="preserve">                     </w:t>
        </w:r>
        <w:del w:id="1784" w:author="作者">
          <w:r w:rsidR="001E130A" w:rsidDel="00C7083C">
            <w:delText xml:space="preserve">                       </w:delText>
          </w:r>
        </w:del>
        <w:r w:rsidR="001E130A">
          <w:t xml:space="preserve">(0&lt;&lt;BITP_SINC_LEVEL0_SORD) | (LCNT&lt;&lt;BITP_SINC_LEVEL0_LCNT) | </w:t>
        </w:r>
      </w:ins>
    </w:p>
    <w:p w:rsidR="0046097D" w:rsidRDefault="00F65883">
      <w:pPr>
        <w:pStyle w:val="ae"/>
        <w:numPr>
          <w:ilvl w:val="0"/>
          <w:numId w:val="25"/>
        </w:numPr>
        <w:ind w:left="360"/>
        <w:rPr>
          <w:del w:id="1785" w:author="作者"/>
        </w:rPr>
        <w:pPrChange w:id="1786" w:author="作者">
          <w:pPr>
            <w:pStyle w:val="ae"/>
          </w:pPr>
        </w:pPrChange>
      </w:pPr>
      <w:ins w:id="1787" w:author="作者">
        <w:r>
          <w:t xml:space="preserve">                     </w:t>
        </w:r>
        <w:r w:rsidR="001E130A">
          <w:t>(LWIN&lt;&lt;BITP_SINC_LEVEL0_LWIN);</w:t>
        </w:r>
      </w:ins>
    </w:p>
    <w:p w:rsidR="0046097D" w:rsidRDefault="0046097D">
      <w:pPr>
        <w:pStyle w:val="ae"/>
        <w:numPr>
          <w:ilvl w:val="0"/>
          <w:numId w:val="25"/>
        </w:numPr>
        <w:ind w:left="360"/>
        <w:rPr>
          <w:ins w:id="1788" w:author="作者"/>
        </w:rPr>
        <w:pPrChange w:id="1789" w:author="作者">
          <w:pPr>
            <w:pStyle w:val="ae"/>
          </w:pPr>
        </w:pPrChange>
      </w:pPr>
    </w:p>
    <w:p w:rsidR="001E130A" w:rsidDel="00C7083C" w:rsidRDefault="001E130A">
      <w:pPr>
        <w:pStyle w:val="ae"/>
        <w:rPr>
          <w:ins w:id="1790" w:author="作者"/>
          <w:del w:id="1791" w:author="作者"/>
        </w:rPr>
      </w:pPr>
      <w:ins w:id="1792" w:author="作者">
        <w:del w:id="1793" w:author="作者">
          <w:r w:rsidDel="00C7083C">
            <w:delText xml:space="preserve">  </w:delText>
          </w:r>
        </w:del>
      </w:ins>
    </w:p>
    <w:p w:rsidR="00C7083C" w:rsidRDefault="00C7083C">
      <w:pPr>
        <w:pStyle w:val="ae"/>
        <w:rPr>
          <w:ins w:id="1794" w:author="作者"/>
        </w:rPr>
      </w:pPr>
    </w:p>
    <w:p w:rsidR="0046097D" w:rsidRDefault="001E130A">
      <w:pPr>
        <w:pStyle w:val="ae"/>
        <w:numPr>
          <w:ilvl w:val="0"/>
          <w:numId w:val="25"/>
        </w:numPr>
        <w:ind w:left="360"/>
        <w:rPr>
          <w:ins w:id="1795" w:author="作者"/>
          <w:del w:id="1796" w:author="作者"/>
        </w:rPr>
        <w:pPrChange w:id="1797" w:author="作者">
          <w:pPr>
            <w:pStyle w:val="ae"/>
          </w:pPr>
        </w:pPrChange>
      </w:pPr>
      <w:ins w:id="1798" w:author="作者">
        <w:del w:id="1799" w:author="作者">
          <w:r w:rsidDel="008475F6">
            <w:delText xml:space="preserve">  </w:delText>
          </w:r>
        </w:del>
        <w:r>
          <w:t>/</w:t>
        </w:r>
        <w:del w:id="1800" w:author="作者">
          <w:r w:rsidDel="00A53487">
            <w:delText>*</w:delText>
          </w:r>
        </w:del>
        <w:r w:rsidR="00A53487">
          <w:t>/</w:t>
        </w:r>
        <w:r>
          <w:t xml:space="preserve"> Calculate bias as -DR^N/2. </w:t>
        </w:r>
        <w:r w:rsidR="008475F6">
          <w:t>O</w:t>
        </w:r>
        <w:del w:id="1801" w:author="作者">
          <w:r w:rsidDel="008475F6">
            <w:delText>Any o</w:delText>
          </w:r>
        </w:del>
        <w:r>
          <w:t>ffset comp</w:t>
        </w:r>
        <w:del w:id="1802" w:author="作者">
          <w:r w:rsidDel="008475F6">
            <w:delText>ensation</w:delText>
          </w:r>
        </w:del>
        <w:r w:rsidR="008475F6">
          <w:t>.</w:t>
        </w:r>
        <w:r>
          <w:t xml:space="preserve"> due to drift is handled by the application code</w:t>
        </w:r>
        <w:del w:id="1803" w:author="作者">
          <w:r w:rsidDel="00A53487">
            <w:delText xml:space="preserve"> */</w:delText>
          </w:r>
        </w:del>
      </w:ins>
    </w:p>
    <w:p w:rsidR="0046097D" w:rsidRDefault="001E130A">
      <w:pPr>
        <w:pStyle w:val="ae"/>
        <w:numPr>
          <w:ilvl w:val="0"/>
          <w:numId w:val="25"/>
        </w:numPr>
        <w:ind w:left="360"/>
        <w:rPr>
          <w:ins w:id="1804" w:author="作者"/>
        </w:rPr>
        <w:pPrChange w:id="1805" w:author="作者">
          <w:pPr>
            <w:pStyle w:val="ae"/>
          </w:pPr>
        </w:pPrChange>
      </w:pPr>
      <w:ins w:id="1806" w:author="作者">
        <w:del w:id="1807" w:author="作者">
          <w:r w:rsidDel="008475F6">
            <w:delText xml:space="preserve">  </w:delText>
          </w:r>
        </w:del>
      </w:ins>
    </w:p>
    <w:p w:rsidR="0046097D" w:rsidRDefault="001E130A">
      <w:pPr>
        <w:pStyle w:val="ae"/>
        <w:numPr>
          <w:ilvl w:val="0"/>
          <w:numId w:val="25"/>
        </w:numPr>
        <w:ind w:left="360"/>
        <w:rPr>
          <w:ins w:id="1808" w:author="作者"/>
          <w:del w:id="1809" w:author="作者"/>
        </w:rPr>
        <w:pPrChange w:id="1810" w:author="作者">
          <w:pPr>
            <w:pStyle w:val="ae"/>
          </w:pPr>
        </w:pPrChange>
      </w:pPr>
      <w:ins w:id="1811" w:author="作者">
        <w:r>
          <w:t>*pREG_SINC0_BIAS0 = -(HDR*HDR*HDR)/2;</w:t>
        </w:r>
      </w:ins>
    </w:p>
    <w:p w:rsidR="0046097D" w:rsidRDefault="001E130A">
      <w:pPr>
        <w:pStyle w:val="ae"/>
        <w:numPr>
          <w:ilvl w:val="0"/>
          <w:numId w:val="25"/>
        </w:numPr>
        <w:ind w:left="360"/>
        <w:rPr>
          <w:ins w:id="1812" w:author="作者"/>
          <w:del w:id="1813" w:author="作者"/>
        </w:rPr>
        <w:pPrChange w:id="1814" w:author="作者">
          <w:pPr>
            <w:pStyle w:val="ae"/>
          </w:pPr>
        </w:pPrChange>
      </w:pPr>
      <w:ins w:id="1815" w:author="作者">
        <w:del w:id="1816" w:author="作者">
          <w:r w:rsidDel="008475F6">
            <w:delText xml:space="preserve">  </w:delText>
          </w:r>
        </w:del>
      </w:ins>
    </w:p>
    <w:p w:rsidR="0046097D" w:rsidRDefault="001E130A">
      <w:pPr>
        <w:pStyle w:val="ae"/>
        <w:numPr>
          <w:ilvl w:val="0"/>
          <w:numId w:val="25"/>
        </w:numPr>
        <w:ind w:left="360"/>
        <w:rPr>
          <w:ins w:id="1817" w:author="作者"/>
        </w:rPr>
        <w:pPrChange w:id="1818" w:author="作者">
          <w:pPr>
            <w:pStyle w:val="ae"/>
          </w:pPr>
        </w:pPrChange>
      </w:pPr>
      <w:ins w:id="1819" w:author="作者">
        <w:del w:id="1820" w:author="作者">
          <w:r w:rsidDel="008475F6">
            <w:delText xml:space="preserve">  </w:delText>
          </w:r>
        </w:del>
      </w:ins>
    </w:p>
    <w:p w:rsidR="008475F6" w:rsidRDefault="008475F6">
      <w:pPr>
        <w:pStyle w:val="ae"/>
        <w:rPr>
          <w:ins w:id="1821" w:author="作者"/>
        </w:rPr>
      </w:pPr>
    </w:p>
    <w:p w:rsidR="0046097D" w:rsidRDefault="001E130A">
      <w:pPr>
        <w:pStyle w:val="ae"/>
        <w:numPr>
          <w:ilvl w:val="0"/>
          <w:numId w:val="25"/>
        </w:numPr>
        <w:ind w:left="360"/>
        <w:rPr>
          <w:ins w:id="1822" w:author="作者"/>
          <w:del w:id="1823" w:author="作者"/>
        </w:rPr>
        <w:pPrChange w:id="1824" w:author="作者">
          <w:pPr>
            <w:pStyle w:val="ae"/>
          </w:pPr>
        </w:pPrChange>
      </w:pPr>
      <w:ins w:id="1825" w:author="作者">
        <w:r>
          <w:t>/</w:t>
        </w:r>
        <w:r w:rsidR="00A53487">
          <w:t>/</w:t>
        </w:r>
        <w:del w:id="1826" w:author="作者">
          <w:r w:rsidDel="00A53487">
            <w:delText>*</w:delText>
          </w:r>
        </w:del>
        <w:r>
          <w:t xml:space="preserve"> Setup h</w:t>
        </w:r>
        <w:del w:id="1827" w:author="作者">
          <w:r w:rsidDel="008475F6">
            <w:delText>a</w:delText>
          </w:r>
        </w:del>
        <w:r>
          <w:t>e</w:t>
        </w:r>
        <w:r w:rsidR="008475F6">
          <w:t>a</w:t>
        </w:r>
        <w:r>
          <w:t>d and tail address of result buffers</w:t>
        </w:r>
        <w:del w:id="1828" w:author="作者">
          <w:r w:rsidDel="00A53487">
            <w:delText xml:space="preserve"> */</w:delText>
          </w:r>
        </w:del>
      </w:ins>
    </w:p>
    <w:p w:rsidR="0046097D" w:rsidRDefault="001E130A">
      <w:pPr>
        <w:pStyle w:val="ae"/>
        <w:numPr>
          <w:ilvl w:val="0"/>
          <w:numId w:val="25"/>
        </w:numPr>
        <w:ind w:left="360"/>
        <w:rPr>
          <w:ins w:id="1829" w:author="作者"/>
        </w:rPr>
        <w:pPrChange w:id="1830" w:author="作者">
          <w:pPr>
            <w:pStyle w:val="ae"/>
          </w:pPr>
        </w:pPrChange>
      </w:pPr>
      <w:ins w:id="1831" w:author="作者">
        <w:del w:id="1832" w:author="作者">
          <w:r w:rsidDel="008475F6">
            <w:delText xml:space="preserve">  </w:delText>
          </w:r>
        </w:del>
      </w:ins>
    </w:p>
    <w:p w:rsidR="0046097D" w:rsidRDefault="001E130A">
      <w:pPr>
        <w:pStyle w:val="ae"/>
        <w:numPr>
          <w:ilvl w:val="0"/>
          <w:numId w:val="25"/>
        </w:numPr>
        <w:ind w:left="360"/>
        <w:rPr>
          <w:ins w:id="1833" w:author="作者"/>
          <w:del w:id="1834" w:author="作者"/>
        </w:rPr>
        <w:pPrChange w:id="1835" w:author="作者">
          <w:pPr>
            <w:pStyle w:val="ae"/>
          </w:pPr>
        </w:pPrChange>
      </w:pPr>
      <w:ins w:id="1836" w:author="作者">
        <w:r>
          <w:t>*pREG_SINC0_PHEAD0 = (uint32_t)&amp;sincCircBuffer_HDR;</w:t>
        </w:r>
      </w:ins>
    </w:p>
    <w:p w:rsidR="0046097D" w:rsidRDefault="001E130A">
      <w:pPr>
        <w:pStyle w:val="ae"/>
        <w:numPr>
          <w:ilvl w:val="0"/>
          <w:numId w:val="25"/>
        </w:numPr>
        <w:ind w:left="360"/>
        <w:rPr>
          <w:ins w:id="1837" w:author="作者"/>
        </w:rPr>
        <w:pPrChange w:id="1838" w:author="作者">
          <w:pPr>
            <w:pStyle w:val="ae"/>
          </w:pPr>
        </w:pPrChange>
      </w:pPr>
      <w:ins w:id="1839" w:author="作者">
        <w:del w:id="1840" w:author="作者">
          <w:r w:rsidDel="008475F6">
            <w:delText xml:space="preserve">  </w:delText>
          </w:r>
        </w:del>
      </w:ins>
    </w:p>
    <w:p w:rsidR="0046097D" w:rsidRDefault="001E130A">
      <w:pPr>
        <w:pStyle w:val="ae"/>
        <w:numPr>
          <w:ilvl w:val="0"/>
          <w:numId w:val="25"/>
        </w:numPr>
        <w:ind w:left="360"/>
        <w:rPr>
          <w:ins w:id="1841" w:author="作者"/>
          <w:del w:id="1842" w:author="作者"/>
        </w:rPr>
        <w:pPrChange w:id="1843" w:author="作者">
          <w:pPr>
            <w:pStyle w:val="ae"/>
          </w:pPr>
        </w:pPrChange>
      </w:pPr>
      <w:ins w:id="1844" w:author="作者">
        <w:r>
          <w:t>*pREG_SINC0_PTAIL0 = (uint32_t)&amp;sincCircBuffer_HDR + 2u * (CIRC_BUF_SIZE_HDR-1);</w:t>
        </w:r>
      </w:ins>
    </w:p>
    <w:p w:rsidR="0046097D" w:rsidRDefault="001E130A">
      <w:pPr>
        <w:pStyle w:val="ae"/>
        <w:numPr>
          <w:ilvl w:val="0"/>
          <w:numId w:val="25"/>
        </w:numPr>
        <w:ind w:left="360"/>
        <w:rPr>
          <w:ins w:id="1845" w:author="作者"/>
          <w:del w:id="1846" w:author="作者"/>
        </w:rPr>
        <w:pPrChange w:id="1847" w:author="作者">
          <w:pPr>
            <w:pStyle w:val="ae"/>
          </w:pPr>
        </w:pPrChange>
      </w:pPr>
      <w:ins w:id="1848" w:author="作者">
        <w:del w:id="1849" w:author="作者">
          <w:r w:rsidDel="008475F6">
            <w:delText xml:space="preserve">  </w:delText>
          </w:r>
        </w:del>
      </w:ins>
    </w:p>
    <w:p w:rsidR="0046097D" w:rsidRDefault="001E130A">
      <w:pPr>
        <w:pStyle w:val="ae"/>
        <w:numPr>
          <w:ilvl w:val="0"/>
          <w:numId w:val="25"/>
        </w:numPr>
        <w:ind w:left="360"/>
        <w:rPr>
          <w:ins w:id="1850" w:author="作者"/>
        </w:rPr>
        <w:pPrChange w:id="1851" w:author="作者">
          <w:pPr>
            <w:pStyle w:val="ae"/>
          </w:pPr>
        </w:pPrChange>
      </w:pPr>
      <w:ins w:id="1852" w:author="作者">
        <w:del w:id="1853" w:author="作者">
          <w:r w:rsidDel="008475F6">
            <w:delText xml:space="preserve">  </w:delText>
          </w:r>
        </w:del>
      </w:ins>
    </w:p>
    <w:p w:rsidR="0046097D" w:rsidRDefault="0046097D">
      <w:pPr>
        <w:pStyle w:val="ae"/>
        <w:ind w:left="360"/>
        <w:rPr>
          <w:ins w:id="1854" w:author="作者"/>
        </w:rPr>
        <w:pPrChange w:id="1855" w:author="作者">
          <w:pPr>
            <w:pStyle w:val="ae"/>
          </w:pPr>
        </w:pPrChange>
      </w:pPr>
    </w:p>
    <w:p w:rsidR="0046097D" w:rsidRDefault="001E130A">
      <w:pPr>
        <w:pStyle w:val="ae"/>
        <w:numPr>
          <w:ilvl w:val="0"/>
          <w:numId w:val="25"/>
        </w:numPr>
        <w:ind w:left="360"/>
        <w:rPr>
          <w:ins w:id="1856" w:author="作者"/>
        </w:rPr>
        <w:pPrChange w:id="1857" w:author="作者">
          <w:pPr>
            <w:pStyle w:val="ae"/>
          </w:pPr>
        </w:pPrChange>
      </w:pPr>
      <w:ins w:id="1858" w:author="作者">
        <w:r>
          <w:t>/</w:t>
        </w:r>
        <w:r w:rsidR="00A53487">
          <w:t>/</w:t>
        </w:r>
        <w:del w:id="1859" w:author="作者">
          <w:r w:rsidDel="00A53487">
            <w:delText>*</w:delText>
          </w:r>
        </w:del>
        <w:r>
          <w:t xml:space="preserve"> Reset overload amplitude detection limits to 0 – FullScale</w:t>
        </w:r>
        <w:del w:id="1860" w:author="作者">
          <w:r w:rsidDel="00A53487">
            <w:delText xml:space="preserve">  */</w:delText>
          </w:r>
        </w:del>
      </w:ins>
    </w:p>
    <w:p w:rsidR="0046097D" w:rsidRDefault="008475F6">
      <w:pPr>
        <w:pStyle w:val="ae"/>
        <w:numPr>
          <w:ilvl w:val="0"/>
          <w:numId w:val="25"/>
        </w:numPr>
        <w:ind w:left="360"/>
        <w:rPr>
          <w:ins w:id="1861" w:author="作者"/>
        </w:rPr>
        <w:pPrChange w:id="1862" w:author="作者">
          <w:pPr>
            <w:pStyle w:val="ae"/>
          </w:pPr>
        </w:pPrChange>
      </w:pPr>
      <w:ins w:id="1863" w:author="作者">
        <w:r>
          <w:t>*pREG_SINC0_LIMIT0 = (0xFFFF&lt;&lt;BITP_SINC_LIMIT0_LMAX) | 0x0000; // Limits for filter 0</w:t>
        </w:r>
      </w:ins>
    </w:p>
    <w:p w:rsidR="0046097D" w:rsidRDefault="0046097D">
      <w:pPr>
        <w:pStyle w:val="ae"/>
        <w:numPr>
          <w:ilvl w:val="0"/>
          <w:numId w:val="25"/>
        </w:numPr>
        <w:ind w:left="360"/>
        <w:rPr>
          <w:ins w:id="1864" w:author="作者"/>
          <w:del w:id="1865" w:author="作者"/>
        </w:rPr>
        <w:pPrChange w:id="1866" w:author="作者">
          <w:pPr>
            <w:pStyle w:val="ae"/>
          </w:pPr>
        </w:pPrChange>
      </w:pPr>
    </w:p>
    <w:p w:rsidR="008475F6" w:rsidDel="00BC4414" w:rsidRDefault="003B377C" w:rsidP="004A10E1">
      <w:pPr>
        <w:rPr>
          <w:del w:id="1867" w:author="作者"/>
          <w:rFonts w:ascii="Courier New" w:hAnsi="Courier New" w:cs="Courier New"/>
          <w:sz w:val="18"/>
          <w:szCs w:val="18"/>
        </w:rPr>
      </w:pPr>
      <w:ins w:id="1868" w:author="作者">
        <w:r w:rsidRPr="003B377C">
          <w:rPr>
            <w:rFonts w:ascii="Courier New" w:hAnsi="Courier New" w:cs="Courier New"/>
            <w:sz w:val="18"/>
            <w:szCs w:val="18"/>
            <w:rPrChange w:id="1869" w:author="作者">
              <w:rPr>
                <w:rFonts w:ascii="Courier New" w:hAnsi="Courier New" w:cs="Courier New"/>
                <w:iCs/>
                <w:kern w:val="2"/>
                <w:sz w:val="18"/>
                <w:szCs w:val="20"/>
              </w:rPr>
            </w:rPrChange>
          </w:rPr>
          <w:t>*pREG_SINC0_LIMIT1 = (0xFFFF&lt;&lt;BITP_SINC_LIMIT1_LMAX) | 0x0000; // Limits for filter 1</w:t>
        </w:r>
      </w:ins>
    </w:p>
    <w:p w:rsidR="0046097D" w:rsidRDefault="0046097D">
      <w:pPr>
        <w:pStyle w:val="ae"/>
        <w:numPr>
          <w:ilvl w:val="0"/>
          <w:numId w:val="25"/>
        </w:numPr>
        <w:ind w:left="360"/>
        <w:rPr>
          <w:ins w:id="1870" w:author="作者"/>
          <w:szCs w:val="18"/>
          <w:rPrChange w:id="1871" w:author="作者">
            <w:rPr>
              <w:ins w:id="1872" w:author="作者"/>
            </w:rPr>
          </w:rPrChange>
        </w:rPr>
        <w:pPrChange w:id="1873" w:author="作者">
          <w:pPr>
            <w:pStyle w:val="ae"/>
          </w:pPr>
        </w:pPrChange>
      </w:pPr>
    </w:p>
    <w:p w:rsidR="008475F6" w:rsidDel="00BC4414" w:rsidRDefault="008475F6" w:rsidP="00BC4414">
      <w:pPr>
        <w:pStyle w:val="ae"/>
        <w:rPr>
          <w:del w:id="1874" w:author="作者"/>
        </w:rPr>
      </w:pPr>
    </w:p>
    <w:p w:rsidR="00BC4414" w:rsidRDefault="00BC4414" w:rsidP="004A10E1">
      <w:pPr>
        <w:rPr>
          <w:ins w:id="1875" w:author="作者"/>
        </w:rPr>
      </w:pPr>
    </w:p>
    <w:p w:rsidR="0046097D" w:rsidRDefault="00BC4414">
      <w:pPr>
        <w:pStyle w:val="ae"/>
        <w:numPr>
          <w:ilvl w:val="0"/>
          <w:numId w:val="25"/>
        </w:numPr>
        <w:ind w:left="360"/>
        <w:rPr>
          <w:ins w:id="1876" w:author="作者"/>
        </w:rPr>
        <w:pPrChange w:id="1877" w:author="作者">
          <w:pPr>
            <w:pStyle w:val="ae"/>
          </w:pPr>
        </w:pPrChange>
      </w:pPr>
      <w:ins w:id="1878" w:author="作者">
        <w:r>
          <w:t>/</w:t>
        </w:r>
        <w:r w:rsidR="00A53487">
          <w:t>/</w:t>
        </w:r>
        <w:del w:id="1879" w:author="作者">
          <w:r w:rsidDel="00A53487">
            <w:delText>*</w:delText>
          </w:r>
        </w:del>
        <w:r>
          <w:t xml:space="preserve"> Specify Modulator Clock frequency, phase &amp; startup synchronization</w:t>
        </w:r>
        <w:del w:id="1880" w:author="作者">
          <w:r w:rsidDel="00A53487">
            <w:delText xml:space="preserve"> */</w:delText>
          </w:r>
        </w:del>
      </w:ins>
    </w:p>
    <w:p w:rsidR="0046097D" w:rsidRDefault="00BC4414">
      <w:pPr>
        <w:pStyle w:val="ae"/>
        <w:numPr>
          <w:ilvl w:val="0"/>
          <w:numId w:val="25"/>
        </w:numPr>
        <w:ind w:left="360"/>
        <w:rPr>
          <w:ins w:id="1881" w:author="作者"/>
        </w:rPr>
        <w:pPrChange w:id="1882" w:author="作者">
          <w:pPr>
            <w:pStyle w:val="ae"/>
          </w:pPr>
        </w:pPrChange>
      </w:pPr>
      <w:ins w:id="1883" w:author="作者">
        <w:r>
          <w:t>mdiv_temp</w:t>
        </w:r>
        <w:r w:rsidR="00F65883">
          <w:t xml:space="preserve"> </w:t>
        </w:r>
        <w:r>
          <w:t>=</w:t>
        </w:r>
        <w:r w:rsidR="00F65883">
          <w:t xml:space="preserve"> </w:t>
        </w:r>
        <w:r>
          <w:t>(uint8_t)(fsysclk/SINC_MODCLK);</w:t>
        </w:r>
      </w:ins>
    </w:p>
    <w:p w:rsidR="0046097D" w:rsidRDefault="00BC4414">
      <w:pPr>
        <w:pStyle w:val="ae"/>
        <w:numPr>
          <w:ilvl w:val="0"/>
          <w:numId w:val="25"/>
        </w:numPr>
        <w:ind w:left="360"/>
        <w:rPr>
          <w:ins w:id="1884" w:author="作者"/>
        </w:rPr>
        <w:pPrChange w:id="1885" w:author="作者">
          <w:pPr>
            <w:pStyle w:val="ae"/>
          </w:pPr>
        </w:pPrChange>
      </w:pPr>
      <w:ins w:id="1886" w:author="作者">
        <w:r>
          <w:t>// Scalers for MCLK and specify start condition as "Enable and Commence on Next Rising Edge"</w:t>
        </w:r>
      </w:ins>
    </w:p>
    <w:p w:rsidR="0046097D" w:rsidRDefault="00BC4414">
      <w:pPr>
        <w:pStyle w:val="ae"/>
        <w:numPr>
          <w:ilvl w:val="0"/>
          <w:numId w:val="25"/>
        </w:numPr>
        <w:ind w:left="360"/>
        <w:rPr>
          <w:ins w:id="1887" w:author="作者"/>
        </w:rPr>
        <w:pPrChange w:id="1888" w:author="作者">
          <w:pPr>
            <w:pStyle w:val="ae"/>
          </w:pPr>
        </w:pPrChange>
      </w:pPr>
      <w:ins w:id="1889" w:author="作者">
        <w:r>
          <w:t xml:space="preserve">*pREG_SINC0_CLK = (mdiv_temp&lt;&lt;BITP_SINC_CLK_MDIV0) | (3&lt;&lt;BITP_SINC_CLK_MCEN0);  </w:t>
        </w:r>
      </w:ins>
    </w:p>
    <w:p w:rsidR="00BC4414" w:rsidRDefault="00BC4414">
      <w:pPr>
        <w:pStyle w:val="ae"/>
        <w:rPr>
          <w:ins w:id="1890" w:author="作者"/>
        </w:rPr>
      </w:pPr>
    </w:p>
    <w:p w:rsidR="00BC4414" w:rsidRDefault="008D1D06">
      <w:pPr>
        <w:pStyle w:val="ae"/>
        <w:numPr>
          <w:ilvl w:val="0"/>
          <w:numId w:val="25"/>
        </w:numPr>
        <w:ind w:left="360"/>
        <w:rPr>
          <w:ins w:id="1891" w:author="作者"/>
        </w:rPr>
      </w:pPr>
      <w:ins w:id="1892" w:author="作者">
        <w:r>
          <w:t>//</w:t>
        </w:r>
        <w:r w:rsidR="00BC4414" w:rsidRPr="00BC4414">
          <w:t>Install interrupt handler for data irq and specify priority</w:t>
        </w:r>
        <w:r w:rsidR="00681444">
          <w:t xml:space="preserve"> </w:t>
        </w:r>
      </w:ins>
    </w:p>
    <w:p w:rsidR="00681444" w:rsidRDefault="00681444">
      <w:pPr>
        <w:pStyle w:val="ae"/>
        <w:numPr>
          <w:ilvl w:val="0"/>
          <w:numId w:val="25"/>
        </w:numPr>
        <w:ind w:left="360"/>
        <w:rPr>
          <w:ins w:id="1893" w:author="作者"/>
        </w:rPr>
      </w:pPr>
      <w:ins w:id="1894" w:author="作者">
        <w:r>
          <w:t>adi_int_InstallHandler((IRQn_Type)INTR_TRU0_INT0, SincData0Handler, NULL,  true);</w:t>
        </w:r>
      </w:ins>
    </w:p>
    <w:p w:rsidR="00F65883" w:rsidDel="00F65883" w:rsidRDefault="00F65883">
      <w:pPr>
        <w:pStyle w:val="ae"/>
        <w:numPr>
          <w:ilvl w:val="0"/>
          <w:numId w:val="25"/>
        </w:numPr>
        <w:ind w:left="360"/>
        <w:rPr>
          <w:ins w:id="1895" w:author="作者"/>
          <w:del w:id="1896" w:author="作者"/>
        </w:rPr>
      </w:pPr>
    </w:p>
    <w:p w:rsidR="0046097D" w:rsidRDefault="0046097D">
      <w:pPr>
        <w:pStyle w:val="ae"/>
        <w:rPr>
          <w:ins w:id="1897" w:author="作者"/>
          <w:del w:id="1898" w:author="作者"/>
        </w:rPr>
        <w:pPrChange w:id="1899" w:author="作者">
          <w:pPr>
            <w:pStyle w:val="ae"/>
            <w:numPr>
              <w:numId w:val="25"/>
            </w:numPr>
            <w:ind w:left="360" w:hanging="360"/>
          </w:pPr>
        </w:pPrChange>
      </w:pPr>
    </w:p>
    <w:p w:rsidR="0046097D" w:rsidRDefault="0046097D">
      <w:pPr>
        <w:pStyle w:val="ae"/>
        <w:rPr>
          <w:ins w:id="1900" w:author="作者"/>
          <w:del w:id="1901" w:author="作者"/>
        </w:rPr>
        <w:pPrChange w:id="1902" w:author="作者">
          <w:pPr>
            <w:pStyle w:val="ae"/>
            <w:numPr>
              <w:numId w:val="25"/>
            </w:numPr>
            <w:ind w:left="360" w:hanging="360"/>
          </w:pPr>
        </w:pPrChange>
      </w:pPr>
    </w:p>
    <w:p w:rsidR="00681444" w:rsidRPr="00BC4414" w:rsidDel="00681444" w:rsidRDefault="00681444">
      <w:pPr>
        <w:pStyle w:val="ae"/>
        <w:numPr>
          <w:ilvl w:val="0"/>
          <w:numId w:val="25"/>
        </w:numPr>
        <w:ind w:left="360"/>
        <w:rPr>
          <w:ins w:id="1903" w:author="作者"/>
          <w:del w:id="1904" w:author="作者"/>
        </w:rPr>
      </w:pPr>
    </w:p>
    <w:p w:rsidR="0046097D" w:rsidRDefault="00BC4414">
      <w:pPr>
        <w:numPr>
          <w:ilvl w:val="0"/>
          <w:numId w:val="25"/>
        </w:numPr>
        <w:spacing w:before="0" w:after="0"/>
        <w:ind w:left="360"/>
        <w:rPr>
          <w:ins w:id="1905" w:author="作者"/>
          <w:del w:id="1906" w:author="作者"/>
        </w:rPr>
        <w:pPrChange w:id="1907" w:author="作者">
          <w:pPr>
            <w:pStyle w:val="ae"/>
          </w:pPr>
        </w:pPrChange>
      </w:pPr>
      <w:ins w:id="1908" w:author="作者">
        <w:del w:id="1909" w:author="作者">
          <w:r w:rsidDel="00681444">
            <w:delText>adi_int_InstallHandler((IRQn_Type)INTR_TRU0_INT0, SincData0Handler, NULL,  true);</w:delText>
          </w:r>
          <w:r w:rsidDel="008D1D06">
            <w:delText xml:space="preserve">    </w:delText>
          </w:r>
        </w:del>
      </w:ins>
    </w:p>
    <w:p w:rsidR="0046097D" w:rsidRDefault="00BC4414">
      <w:pPr>
        <w:rPr>
          <w:del w:id="1910" w:author="作者"/>
        </w:rPr>
        <w:pPrChange w:id="1911" w:author="作者">
          <w:pPr>
            <w:pStyle w:val="ae"/>
            <w:numPr>
              <w:numId w:val="25"/>
            </w:numPr>
            <w:ind w:left="7830" w:hanging="360"/>
          </w:pPr>
        </w:pPrChange>
      </w:pPr>
      <w:ins w:id="1912" w:author="作者">
        <w:del w:id="1913" w:author="作者">
          <w:r w:rsidDel="008D1D06">
            <w:delText xml:space="preserve">  </w:delText>
          </w:r>
        </w:del>
      </w:ins>
      <w:moveToRangeStart w:id="1914" w:author="作者" w:name="move392076792"/>
    </w:p>
    <w:p w:rsidR="008D1D06" w:rsidDel="00681444" w:rsidRDefault="00681444">
      <w:pPr>
        <w:rPr>
          <w:del w:id="1915" w:author="作者"/>
        </w:rPr>
      </w:pPr>
      <w:moveTo w:id="1916" w:author="作者">
        <w:del w:id="1917" w:author="作者">
          <w:r w:rsidDel="00681444">
            <w:delText>NVIC_SetPriority((IRQn_Type)INTR_TRU0_INT0, 0);</w:delText>
          </w:r>
        </w:del>
      </w:moveTo>
      <w:moveFromRangeStart w:id="1918" w:author="作者" w:name="move392076792"/>
      <w:moveToRangeEnd w:id="1914"/>
      <w:moveFrom w:id="1919" w:author="作者">
        <w:ins w:id="1920" w:author="作者">
          <w:del w:id="1921" w:author="作者">
            <w:r w:rsidR="00BC4414" w:rsidDel="00681444">
              <w:delText>NVIC_SetPriority((IRQn_Type)INTR_TRU0_INT0, 0);</w:delText>
            </w:r>
          </w:del>
        </w:ins>
      </w:moveFrom>
    </w:p>
    <w:moveFromRangeEnd w:id="1918"/>
    <w:p w:rsidR="00BC4414" w:rsidDel="00681444" w:rsidRDefault="00BC4414">
      <w:pPr>
        <w:pStyle w:val="ae"/>
        <w:rPr>
          <w:ins w:id="1922" w:author="作者"/>
          <w:del w:id="1923" w:author="作者"/>
        </w:rPr>
      </w:pPr>
    </w:p>
    <w:p w:rsidR="00BC4414" w:rsidDel="00681444" w:rsidRDefault="00BC4414">
      <w:pPr>
        <w:pStyle w:val="ae"/>
        <w:rPr>
          <w:ins w:id="1924" w:author="作者"/>
          <w:del w:id="1925" w:author="作者"/>
        </w:rPr>
      </w:pPr>
      <w:ins w:id="1926" w:author="作者">
        <w:del w:id="1927" w:author="作者">
          <w:r w:rsidDel="008D1D06">
            <w:delText xml:space="preserve">  </w:delText>
          </w:r>
          <w:r w:rsidDel="00681444">
            <w:delText xml:space="preserve">*pREG_SINC0_CTL = (3&lt;&lt;BITP_SINC_CTL_EN3) | (3&lt;&lt;BITP_SINC_CTL_EN2) | (2&lt;&lt;BITP_SINC_CTL_EN1) | (2&lt;&lt;BITP_SINC_CTL_EN0);  </w:delText>
          </w:r>
        </w:del>
      </w:ins>
    </w:p>
    <w:p w:rsidR="00BC4414" w:rsidDel="00681444" w:rsidRDefault="00BC4414">
      <w:pPr>
        <w:pStyle w:val="ae"/>
        <w:rPr>
          <w:ins w:id="1928" w:author="作者"/>
          <w:del w:id="1929" w:author="作者"/>
        </w:rPr>
      </w:pPr>
    </w:p>
    <w:p w:rsidR="00BC4414" w:rsidDel="00681444" w:rsidRDefault="00BC4414">
      <w:pPr>
        <w:pStyle w:val="ae"/>
        <w:rPr>
          <w:ins w:id="1930" w:author="作者"/>
          <w:del w:id="1931" w:author="作者"/>
        </w:rPr>
      </w:pPr>
      <w:ins w:id="1932" w:author="作者">
        <w:del w:id="1933" w:author="作者">
          <w:r w:rsidDel="00681444">
            <w:delText xml:space="preserve">  for (int i=0; i&lt;500; i++) // Wait 10us to let data propagate through the filter before setting trip limits. </w:delText>
          </w:r>
        </w:del>
      </w:ins>
    </w:p>
    <w:p w:rsidR="00BC4414" w:rsidDel="00681444" w:rsidRDefault="00BC4414">
      <w:pPr>
        <w:pStyle w:val="ae"/>
        <w:rPr>
          <w:ins w:id="1934" w:author="作者"/>
          <w:del w:id="1935" w:author="作者"/>
        </w:rPr>
      </w:pPr>
      <w:ins w:id="1936" w:author="作者">
        <w:del w:id="1937" w:author="作者">
          <w:r w:rsidDel="00681444">
            <w:delText xml:space="preserve">    asm("nop;");  </w:delText>
          </w:r>
        </w:del>
      </w:ins>
    </w:p>
    <w:p w:rsidR="00BC4414" w:rsidDel="00681444" w:rsidRDefault="00BC4414">
      <w:pPr>
        <w:pStyle w:val="ae"/>
        <w:rPr>
          <w:ins w:id="1938" w:author="作者"/>
          <w:del w:id="1939" w:author="作者"/>
        </w:rPr>
      </w:pPr>
    </w:p>
    <w:p w:rsidR="00BC4414" w:rsidDel="00681444" w:rsidRDefault="00BC4414">
      <w:pPr>
        <w:pStyle w:val="ae"/>
        <w:rPr>
          <w:ins w:id="1940" w:author="作者"/>
          <w:del w:id="1941" w:author="作者"/>
        </w:rPr>
      </w:pPr>
      <w:ins w:id="1942" w:author="作者">
        <w:del w:id="1943" w:author="作者">
          <w:r w:rsidDel="00681444">
            <w:delText xml:space="preserve">  /* Enable &amp; assign used SINC filter pair, and specify interrupt masks */</w:delText>
          </w:r>
        </w:del>
      </w:ins>
    </w:p>
    <w:p w:rsidR="00BC4414" w:rsidDel="00681444" w:rsidRDefault="00BC4414">
      <w:pPr>
        <w:pStyle w:val="ae"/>
        <w:rPr>
          <w:ins w:id="1944" w:author="作者"/>
          <w:del w:id="1945" w:author="作者"/>
        </w:rPr>
      </w:pPr>
      <w:ins w:id="1946" w:author="作者">
        <w:del w:id="1947" w:author="作者">
          <w:r w:rsidDel="00681444">
            <w:delText xml:space="preserve">  *pREG_SINC0_CTL |= (BITM_SINC_CTL_EPCNT0 | BITM_SINC_CTL_EFOVF0 | BITM_SINC_CTL_ELIM0);    </w:delText>
          </w:r>
        </w:del>
      </w:ins>
    </w:p>
    <w:p w:rsidR="00BC4414" w:rsidDel="00681444" w:rsidRDefault="00BC4414">
      <w:pPr>
        <w:pStyle w:val="ae"/>
        <w:rPr>
          <w:ins w:id="1948" w:author="作者"/>
          <w:del w:id="1949" w:author="作者"/>
        </w:rPr>
      </w:pPr>
      <w:ins w:id="1950" w:author="作者">
        <w:del w:id="1951" w:author="作者">
          <w:r w:rsidDel="00681444">
            <w:delText xml:space="preserve">  </w:delText>
          </w:r>
        </w:del>
      </w:ins>
    </w:p>
    <w:p w:rsidR="00BC4414" w:rsidDel="00681444" w:rsidRDefault="00BC4414">
      <w:pPr>
        <w:pStyle w:val="ae"/>
        <w:rPr>
          <w:ins w:id="1952" w:author="作者"/>
          <w:del w:id="1953" w:author="作者"/>
        </w:rPr>
      </w:pPr>
      <w:ins w:id="1954" w:author="作者">
        <w:del w:id="1955" w:author="作者">
          <w:r w:rsidDel="00681444">
            <w:delText xml:space="preserve">  *pREG_SINC0_LIMIT0 = (LMAX&lt;&lt;BITP_SINC_LIMIT0_LMAX) | LMIN; // Limits for filter 0</w:delText>
          </w:r>
        </w:del>
      </w:ins>
    </w:p>
    <w:p w:rsidR="00BC4414" w:rsidDel="00681444" w:rsidRDefault="00BC4414">
      <w:pPr>
        <w:pStyle w:val="ae"/>
        <w:rPr>
          <w:ins w:id="1956" w:author="作者"/>
          <w:del w:id="1957" w:author="作者"/>
        </w:rPr>
      </w:pPr>
      <w:ins w:id="1958" w:author="作者">
        <w:del w:id="1959" w:author="作者">
          <w:r w:rsidDel="00681444">
            <w:delText xml:space="preserve">  *pREG_SINC0_LIMIT1 = (LMAX&lt;&lt;BITP_SINC_LIMIT1_LMAX) | LMIN; // Limits for filter 1   </w:delText>
          </w:r>
        </w:del>
      </w:ins>
    </w:p>
    <w:p w:rsidR="00BC4414" w:rsidDel="00681444" w:rsidRDefault="00BC4414">
      <w:pPr>
        <w:pStyle w:val="ae"/>
        <w:rPr>
          <w:ins w:id="1960" w:author="作者"/>
          <w:del w:id="1961" w:author="作者"/>
        </w:rPr>
      </w:pPr>
      <w:ins w:id="1962" w:author="作者">
        <w:del w:id="1963" w:author="作者">
          <w:r w:rsidDel="00681444">
            <w:delText xml:space="preserve">   </w:delText>
          </w:r>
        </w:del>
      </w:ins>
    </w:p>
    <w:p w:rsidR="00BC4414" w:rsidDel="00681444" w:rsidRDefault="00BC4414">
      <w:pPr>
        <w:pStyle w:val="ae"/>
        <w:rPr>
          <w:ins w:id="1964" w:author="作者"/>
          <w:del w:id="1965" w:author="作者"/>
        </w:rPr>
      </w:pPr>
      <w:ins w:id="1966" w:author="作者">
        <w:del w:id="1967" w:author="作者">
          <w:r w:rsidDel="00681444">
            <w:delText xml:space="preserve">  // SINC filter is now set up but not yet started. We want to sync modulator clock to PWM carrier. To do so let PWM SYNC pulse start GP timer. </w:delText>
          </w:r>
        </w:del>
      </w:ins>
    </w:p>
    <w:p w:rsidR="00BC4414" w:rsidDel="00681444" w:rsidRDefault="00BC4414">
      <w:pPr>
        <w:pStyle w:val="ae"/>
        <w:rPr>
          <w:ins w:id="1968" w:author="作者"/>
          <w:del w:id="1969" w:author="作者"/>
        </w:rPr>
      </w:pPr>
      <w:ins w:id="1970" w:author="作者">
        <w:del w:id="1971" w:author="作者">
          <w:r w:rsidDel="00681444">
            <w:delText xml:space="preserve">  // GP timer creates a phase shift which is half as the duration of the impulse response of the filter. In that way the true average of the motor </w:delText>
          </w:r>
        </w:del>
      </w:ins>
    </w:p>
    <w:p w:rsidR="00BC4414" w:rsidDel="00681444" w:rsidRDefault="00BC4414">
      <w:pPr>
        <w:pStyle w:val="ae"/>
        <w:rPr>
          <w:ins w:id="1972" w:author="作者"/>
          <w:del w:id="1973" w:author="作者"/>
        </w:rPr>
      </w:pPr>
      <w:ins w:id="1974" w:author="作者">
        <w:del w:id="1975" w:author="作者">
          <w:r w:rsidDel="00681444">
            <w:delText xml:space="preserve">  // current can be measured.</w:delText>
          </w:r>
        </w:del>
      </w:ins>
    </w:p>
    <w:p w:rsidR="00BC4414" w:rsidDel="00681444" w:rsidRDefault="00BC4414">
      <w:pPr>
        <w:pStyle w:val="ae"/>
        <w:rPr>
          <w:ins w:id="1976" w:author="作者"/>
          <w:del w:id="1977" w:author="作者"/>
        </w:rPr>
      </w:pPr>
      <w:ins w:id="1978" w:author="作者">
        <w:del w:id="1979" w:author="作者">
          <w:r w:rsidDel="00681444">
            <w:delText xml:space="preserve">  </w:delText>
          </w:r>
        </w:del>
      </w:ins>
    </w:p>
    <w:p w:rsidR="00BC4414" w:rsidDel="00681444" w:rsidRDefault="00BC4414">
      <w:pPr>
        <w:pStyle w:val="ae"/>
        <w:rPr>
          <w:ins w:id="1980" w:author="作者"/>
          <w:del w:id="1981" w:author="作者"/>
        </w:rPr>
      </w:pPr>
      <w:ins w:id="1982" w:author="作者">
        <w:del w:id="1983" w:author="作者">
          <w:r w:rsidDel="00681444">
            <w:delText xml:space="preserve">  // The timer cannot generate event/trigger at expired pulse width. It does not work. Instead, it can genrerate trigger when counter register</w:delText>
          </w:r>
        </w:del>
      </w:ins>
    </w:p>
    <w:p w:rsidR="00BC4414" w:rsidDel="00681444" w:rsidRDefault="00BC4414">
      <w:pPr>
        <w:pStyle w:val="ae"/>
        <w:rPr>
          <w:ins w:id="1984" w:author="作者"/>
          <w:del w:id="1985" w:author="作者"/>
        </w:rPr>
      </w:pPr>
      <w:ins w:id="1986" w:author="作者">
        <w:del w:id="1987" w:author="作者">
          <w:r w:rsidDel="00681444">
            <w:delText xml:space="preserve">  // matches delay register. Value of width register does not matter. An alternative is to use continious PWM mode. This works but required different IRW mode (=3)</w:delText>
          </w:r>
        </w:del>
      </w:ins>
    </w:p>
    <w:p w:rsidR="00BC4414" w:rsidDel="00681444" w:rsidRDefault="00BC4414">
      <w:pPr>
        <w:pStyle w:val="ae"/>
        <w:rPr>
          <w:ins w:id="1988" w:author="作者"/>
          <w:del w:id="1989" w:author="作者"/>
        </w:rPr>
      </w:pPr>
      <w:ins w:id="1990" w:author="作者">
        <w:del w:id="1991" w:author="作者">
          <w:r w:rsidDel="00681444">
            <w:delText xml:space="preserve">  // Set required phase shift in TIMER0_TMRx_DLY register.</w:delText>
          </w:r>
        </w:del>
      </w:ins>
    </w:p>
    <w:p w:rsidR="00BC4414" w:rsidDel="00681444" w:rsidRDefault="00BC4414">
      <w:pPr>
        <w:pStyle w:val="ae"/>
        <w:rPr>
          <w:ins w:id="1992" w:author="作者"/>
          <w:del w:id="1993" w:author="作者"/>
        </w:rPr>
      </w:pPr>
      <w:ins w:id="1994" w:author="作者">
        <w:del w:id="1995" w:author="作者">
          <w:r w:rsidDel="00681444">
            <w:delText xml:space="preserve">  // Do not start timer here. PWM_SYNC pulse starts timer through TRU.</w:delText>
          </w:r>
        </w:del>
      </w:ins>
    </w:p>
    <w:p w:rsidR="00BC4414" w:rsidDel="00681444" w:rsidRDefault="00BC4414">
      <w:pPr>
        <w:pStyle w:val="ae"/>
        <w:rPr>
          <w:ins w:id="1996" w:author="作者"/>
          <w:del w:id="1997" w:author="作者"/>
        </w:rPr>
      </w:pPr>
      <w:ins w:id="1998" w:author="作者">
        <w:del w:id="1999" w:author="作者">
          <w:r w:rsidDel="00681444">
            <w:delText xml:space="preserve">  // Enable both timer slave (to start the timer) and trigger master (to start SINC mod clock)</w:delText>
          </w:r>
        </w:del>
      </w:ins>
    </w:p>
    <w:p w:rsidR="00BC4414" w:rsidDel="00681444" w:rsidRDefault="00BC4414">
      <w:pPr>
        <w:pStyle w:val="ae"/>
        <w:rPr>
          <w:ins w:id="2000" w:author="作者"/>
          <w:del w:id="2001" w:author="作者"/>
        </w:rPr>
      </w:pPr>
      <w:ins w:id="2002" w:author="作者">
        <w:del w:id="2003" w:author="作者">
          <w:r w:rsidDel="00681444">
            <w:delText xml:space="preserve">  // Note, to enable master trigger both TRG_MSK register and valid IRQ mode must be set or trigger won't happen.</w:delText>
          </w:r>
        </w:del>
      </w:ins>
    </w:p>
    <w:p w:rsidR="00BC4414" w:rsidDel="00681444" w:rsidRDefault="00BC4414">
      <w:pPr>
        <w:pStyle w:val="ae"/>
        <w:rPr>
          <w:ins w:id="2004" w:author="作者"/>
          <w:del w:id="2005" w:author="作者"/>
        </w:rPr>
      </w:pPr>
    </w:p>
    <w:p w:rsidR="00BC4414" w:rsidDel="00681444" w:rsidRDefault="00BC4414">
      <w:pPr>
        <w:pStyle w:val="ae"/>
        <w:rPr>
          <w:ins w:id="2006" w:author="作者"/>
          <w:del w:id="2007" w:author="作者"/>
        </w:rPr>
      </w:pPr>
      <w:ins w:id="2008" w:author="作者">
        <w:del w:id="2009" w:author="作者">
          <w:r w:rsidDel="00681444">
            <w:delText xml:space="preserve">  // With Dual SINC we are running with two different decimation rates but we are only using one clock. The clock from the LDR group is ignored and only the clock </w:delText>
          </w:r>
        </w:del>
      </w:ins>
    </w:p>
    <w:p w:rsidR="00BC4414" w:rsidDel="00681444" w:rsidRDefault="00BC4414">
      <w:pPr>
        <w:pStyle w:val="ae"/>
        <w:rPr>
          <w:ins w:id="2010" w:author="作者"/>
          <w:del w:id="2011" w:author="作者"/>
        </w:rPr>
      </w:pPr>
      <w:ins w:id="2012" w:author="作者">
        <w:del w:id="2013" w:author="作者">
          <w:r w:rsidDel="00681444">
            <w:delText xml:space="preserve">  // from the HDR group is applied to the conveters. The modulation clock frequencey are the same for both groups but the phase is not automatically adjusted. </w:delText>
          </w:r>
        </w:del>
      </w:ins>
    </w:p>
    <w:p w:rsidR="00BC4414" w:rsidDel="00681444" w:rsidRDefault="00BC4414">
      <w:pPr>
        <w:pStyle w:val="ae"/>
        <w:rPr>
          <w:ins w:id="2014" w:author="作者"/>
          <w:del w:id="2015" w:author="作者"/>
        </w:rPr>
      </w:pPr>
      <w:ins w:id="2016" w:author="作者">
        <w:del w:id="2017" w:author="作者">
          <w:r w:rsidDel="00681444">
            <w:delText xml:space="preserve">  // Special care must be taken to make sure the both clocks align. To control phase the startup delay of the LDR group can be adjust. For example, if we are running with </w:delText>
          </w:r>
        </w:del>
      </w:ins>
    </w:p>
    <w:p w:rsidR="00BC4414" w:rsidDel="00681444" w:rsidRDefault="00BC4414">
      <w:pPr>
        <w:pStyle w:val="ae"/>
        <w:rPr>
          <w:ins w:id="2018" w:author="作者"/>
          <w:del w:id="2019" w:author="作者"/>
        </w:rPr>
      </w:pPr>
      <w:ins w:id="2020" w:author="作者">
        <w:del w:id="2021" w:author="作者">
          <w:r w:rsidDel="00681444">
            <w:delText xml:space="preserve">  // sclk=80MHz and fmod=8kHz the phase is adjusted in 10 steps. Add 5 counts to the startup delay addes 180 degrees to the clock phase.</w:delText>
          </w:r>
        </w:del>
      </w:ins>
    </w:p>
    <w:p w:rsidR="00BC4414" w:rsidDel="00681444" w:rsidRDefault="00BC4414">
      <w:pPr>
        <w:pStyle w:val="ae"/>
        <w:rPr>
          <w:ins w:id="2022" w:author="作者"/>
          <w:del w:id="2023" w:author="作者"/>
        </w:rPr>
      </w:pPr>
      <w:ins w:id="2024" w:author="作者">
        <w:del w:id="2025" w:author="作者">
          <w:r w:rsidDel="00681444">
            <w:delText xml:space="preserve">  // The numbers used below give the right phase as well as the right delay. Be very careful if any changes are made to clocks!</w:delText>
          </w:r>
        </w:del>
      </w:ins>
    </w:p>
    <w:p w:rsidR="00BC4414" w:rsidDel="00681444" w:rsidRDefault="00BC4414">
      <w:pPr>
        <w:pStyle w:val="ae"/>
        <w:rPr>
          <w:ins w:id="2026" w:author="作者"/>
          <w:del w:id="2027" w:author="作者"/>
        </w:rPr>
      </w:pPr>
      <w:ins w:id="2028" w:author="作者">
        <w:del w:id="2029" w:author="作者">
          <w:r w:rsidDel="00681444">
            <w:delText xml:space="preserve">  </w:delText>
          </w:r>
        </w:del>
      </w:ins>
    </w:p>
    <w:p w:rsidR="00BC4414" w:rsidDel="00681444" w:rsidRDefault="00BC4414">
      <w:pPr>
        <w:pStyle w:val="ae"/>
        <w:rPr>
          <w:ins w:id="2030" w:author="作者"/>
          <w:del w:id="2031" w:author="作者"/>
        </w:rPr>
      </w:pPr>
      <w:ins w:id="2032" w:author="作者">
        <w:del w:id="2033" w:author="作者">
          <w:r w:rsidDel="00681444">
            <w:delText xml:space="preserve">  // Disable Timer First</w:delText>
          </w:r>
        </w:del>
      </w:ins>
    </w:p>
    <w:p w:rsidR="00BC4414" w:rsidRPr="00681444" w:rsidDel="00681444" w:rsidRDefault="00BC4414">
      <w:pPr>
        <w:pStyle w:val="ae"/>
        <w:rPr>
          <w:ins w:id="2034" w:author="作者"/>
          <w:del w:id="2035" w:author="作者"/>
        </w:rPr>
      </w:pPr>
      <w:ins w:id="2036" w:author="作者">
        <w:del w:id="2037" w:author="作者">
          <w:r w:rsidRPr="00681444" w:rsidDel="00681444">
            <w:rPr>
              <w:iCs w:val="0"/>
            </w:rPr>
            <w:delText xml:space="preserve">  *pREG_TIMER0_STOP_CFG_SET = BITM_TIMER_STOP_CFG_TMR02; </w:delText>
          </w:r>
        </w:del>
      </w:ins>
    </w:p>
    <w:p w:rsidR="00BC4414" w:rsidRPr="00681444" w:rsidDel="00681444" w:rsidRDefault="00BC4414">
      <w:pPr>
        <w:pStyle w:val="ae"/>
        <w:rPr>
          <w:ins w:id="2038" w:author="作者"/>
          <w:del w:id="2039" w:author="作者"/>
        </w:rPr>
      </w:pPr>
      <w:ins w:id="2040" w:author="作者">
        <w:del w:id="2041" w:author="作者">
          <w:r w:rsidRPr="00681444" w:rsidDel="00681444">
            <w:rPr>
              <w:iCs w:val="0"/>
            </w:rPr>
            <w:delText xml:space="preserve">  *pREG_TIMER0_RUN_CLR = BITM_TIMER_RUN_SET_TMR02;</w:delText>
          </w:r>
        </w:del>
      </w:ins>
    </w:p>
    <w:p w:rsidR="00BC4414" w:rsidRPr="00681444" w:rsidDel="00681444" w:rsidRDefault="00BC4414">
      <w:pPr>
        <w:pStyle w:val="ae"/>
        <w:rPr>
          <w:ins w:id="2042" w:author="作者"/>
          <w:del w:id="2043" w:author="作者"/>
        </w:rPr>
      </w:pPr>
    </w:p>
    <w:p w:rsidR="00BC4414" w:rsidRPr="00681444" w:rsidDel="00681444" w:rsidRDefault="00BC4414">
      <w:pPr>
        <w:pStyle w:val="ae"/>
        <w:rPr>
          <w:ins w:id="2044" w:author="作者"/>
          <w:del w:id="2045" w:author="作者"/>
        </w:rPr>
      </w:pPr>
      <w:ins w:id="2046" w:author="作者">
        <w:del w:id="2047" w:author="作者">
          <w:r w:rsidRPr="00681444" w:rsidDel="00681444">
            <w:rPr>
              <w:iCs w:val="0"/>
            </w:rPr>
            <w:delText xml:space="preserve">  *pREG_TIMER0_TMR2_CFG = ENUM_TIMER_TMR_CFG_PWMSING_MODE | ENUM_TIMER_TMR_CFG_IRQMODE1 | </w:delText>
          </w:r>
        </w:del>
      </w:ins>
    </w:p>
    <w:p w:rsidR="00BC4414" w:rsidRPr="00681444" w:rsidDel="00681444" w:rsidRDefault="00BC4414">
      <w:pPr>
        <w:pStyle w:val="ae"/>
        <w:rPr>
          <w:ins w:id="2048" w:author="作者"/>
          <w:del w:id="2049" w:author="作者"/>
        </w:rPr>
      </w:pPr>
      <w:ins w:id="2050" w:author="作者">
        <w:del w:id="2051" w:author="作者">
          <w:r w:rsidRPr="00681444" w:rsidDel="00681444">
            <w:rPr>
              <w:iCs w:val="0"/>
            </w:rPr>
            <w:delText xml:space="preserve">                          ENUM_TIMER_TMR_CFG_TRIGSTART | ENUM_TIMER_TMR_CFG_POS_EDGE | </w:delText>
          </w:r>
        </w:del>
      </w:ins>
    </w:p>
    <w:p w:rsidR="00BC4414" w:rsidRPr="00681444" w:rsidDel="00681444" w:rsidRDefault="00BC4414">
      <w:pPr>
        <w:pStyle w:val="ae"/>
        <w:rPr>
          <w:ins w:id="2052" w:author="作者"/>
          <w:del w:id="2053" w:author="作者"/>
        </w:rPr>
      </w:pPr>
      <w:ins w:id="2054" w:author="作者">
        <w:del w:id="2055" w:author="作者">
          <w:r w:rsidRPr="00681444" w:rsidDel="00681444">
            <w:rPr>
              <w:iCs w:val="0"/>
            </w:rPr>
            <w:delText xml:space="preserve">                          ENUM_TIMER_TMR_CFG_PADOUT_EN |ENUM_TIMER_TMR_CFG_EMU_CNT; </w:delText>
          </w:r>
        </w:del>
      </w:ins>
    </w:p>
    <w:p w:rsidR="00BC4414" w:rsidRPr="00681444" w:rsidDel="00681444" w:rsidRDefault="00BC4414">
      <w:pPr>
        <w:pStyle w:val="ae"/>
        <w:rPr>
          <w:ins w:id="2056" w:author="作者"/>
          <w:del w:id="2057" w:author="作者"/>
        </w:rPr>
      </w:pPr>
      <w:ins w:id="2058" w:author="作者">
        <w:del w:id="2059" w:author="作者">
          <w:r w:rsidRPr="00681444" w:rsidDel="00681444">
            <w:rPr>
              <w:iCs w:val="0"/>
            </w:rPr>
            <w:delText xml:space="preserve">   </w:delText>
          </w:r>
        </w:del>
      </w:ins>
    </w:p>
    <w:p w:rsidR="00BC4414" w:rsidRPr="00681444" w:rsidDel="00681444" w:rsidRDefault="00BC4414">
      <w:pPr>
        <w:pStyle w:val="ae"/>
        <w:rPr>
          <w:ins w:id="2060" w:author="作者"/>
          <w:del w:id="2061" w:author="作者"/>
        </w:rPr>
      </w:pPr>
      <w:ins w:id="2062" w:author="作者">
        <w:del w:id="2063" w:author="作者">
          <w:r w:rsidRPr="00681444" w:rsidDel="00681444">
            <w:rPr>
              <w:iCs w:val="0"/>
            </w:rPr>
            <w:delText xml:space="preserve">  *pREG_TIMER0_TMR2_DLY = (uint32_t)((fsysclk/SINC_MODCLK) * SINC_N * (HDR-1)/2);  // t_mod*N(DR-1)/2</w:delText>
          </w:r>
        </w:del>
      </w:ins>
    </w:p>
    <w:p w:rsidR="00BC4414" w:rsidDel="00681444" w:rsidRDefault="00BC4414">
      <w:pPr>
        <w:pStyle w:val="ae"/>
        <w:rPr>
          <w:ins w:id="2064" w:author="作者"/>
          <w:del w:id="2065" w:author="作者"/>
        </w:rPr>
      </w:pPr>
      <w:ins w:id="2066" w:author="作者">
        <w:del w:id="2067" w:author="作者">
          <w:r w:rsidRPr="00681444" w:rsidDel="00681444">
            <w:rPr>
              <w:iCs w:val="0"/>
            </w:rPr>
            <w:delText xml:space="preserve">  </w:delText>
          </w:r>
          <w:r w:rsidDel="00681444">
            <w:delText>*pREG_TIMER0_TMR2_WID = *pREG_TIMER0_TMR2_DLY &lt;&lt; 1;  // Width register just has to be greater than delay register -&gt; multiply with 2</w:delText>
          </w:r>
        </w:del>
      </w:ins>
    </w:p>
    <w:p w:rsidR="00BC4414" w:rsidDel="00681444" w:rsidRDefault="00BC4414">
      <w:pPr>
        <w:pStyle w:val="ae"/>
        <w:rPr>
          <w:ins w:id="2068" w:author="作者"/>
          <w:del w:id="2069" w:author="作者"/>
        </w:rPr>
      </w:pPr>
      <w:ins w:id="2070" w:author="作者">
        <w:del w:id="2071" w:author="作者">
          <w:r w:rsidDel="00681444">
            <w:delText xml:space="preserve">      </w:delText>
          </w:r>
        </w:del>
      </w:ins>
    </w:p>
    <w:p w:rsidR="00BC4414" w:rsidRPr="00681444" w:rsidDel="00681444" w:rsidRDefault="00BC4414">
      <w:pPr>
        <w:pStyle w:val="ae"/>
        <w:rPr>
          <w:ins w:id="2072" w:author="作者"/>
          <w:del w:id="2073" w:author="作者"/>
        </w:rPr>
      </w:pPr>
      <w:ins w:id="2074" w:author="作者">
        <w:del w:id="2075" w:author="作者">
          <w:r w:rsidDel="00681444">
            <w:delText xml:space="preserve">  </w:delText>
          </w:r>
          <w:r w:rsidRPr="00681444" w:rsidDel="00681444">
            <w:rPr>
              <w:iCs w:val="0"/>
            </w:rPr>
            <w:delText xml:space="preserve">*pREG_TIMER0_TRG_MSK &amp;= ~BITM_TIMER_TRG_MSK_TMR02;     </w:delText>
          </w:r>
        </w:del>
      </w:ins>
    </w:p>
    <w:p w:rsidR="00BC4414" w:rsidRPr="00681444" w:rsidDel="00681444" w:rsidRDefault="00BC4414">
      <w:pPr>
        <w:pStyle w:val="ae"/>
        <w:rPr>
          <w:ins w:id="2076" w:author="作者"/>
          <w:del w:id="2077" w:author="作者"/>
        </w:rPr>
      </w:pPr>
      <w:ins w:id="2078" w:author="作者">
        <w:del w:id="2079" w:author="作者">
          <w:r w:rsidRPr="00681444" w:rsidDel="00681444">
            <w:rPr>
              <w:iCs w:val="0"/>
            </w:rPr>
            <w:delText xml:space="preserve">  *pREG_TIMER0_TRG_IE |= BITM_TIMER_TRG_IE_TMR02;</w:delText>
          </w:r>
        </w:del>
      </w:ins>
    </w:p>
    <w:p w:rsidR="00BC4414" w:rsidDel="00681444" w:rsidRDefault="00BC4414">
      <w:pPr>
        <w:pStyle w:val="ae"/>
        <w:rPr>
          <w:ins w:id="2080" w:author="作者"/>
          <w:del w:id="2081" w:author="作者"/>
        </w:rPr>
      </w:pPr>
      <w:ins w:id="2082" w:author="作者">
        <w:del w:id="2083" w:author="作者">
          <w:r w:rsidDel="00681444">
            <w:delText>}</w:delText>
          </w:r>
        </w:del>
      </w:ins>
    </w:p>
    <w:p w:rsidR="008475F6" w:rsidDel="00681444" w:rsidRDefault="008475F6">
      <w:pPr>
        <w:pStyle w:val="ae"/>
        <w:rPr>
          <w:ins w:id="2084" w:author="作者"/>
          <w:del w:id="2085" w:author="作者"/>
        </w:rPr>
      </w:pPr>
      <w:ins w:id="2086" w:author="作者">
        <w:del w:id="2087" w:author="作者">
          <w:r w:rsidDel="00681444">
            <w:delText>/* Specify Modulator Clock frequency, phase &amp; startup synchronization  */</w:delText>
          </w:r>
        </w:del>
      </w:ins>
    </w:p>
    <w:p w:rsidR="001E130A" w:rsidDel="00681444" w:rsidRDefault="001E130A">
      <w:pPr>
        <w:pStyle w:val="ae"/>
        <w:rPr>
          <w:ins w:id="2088" w:author="作者"/>
          <w:del w:id="2089" w:author="作者"/>
        </w:rPr>
      </w:pPr>
      <w:ins w:id="2090" w:author="作者">
        <w:del w:id="2091" w:author="作者">
          <w:r w:rsidDel="00681444">
            <w:delText xml:space="preserve">  </w:delText>
          </w:r>
        </w:del>
      </w:ins>
    </w:p>
    <w:p w:rsidR="001E130A" w:rsidDel="00681444" w:rsidRDefault="001E130A">
      <w:pPr>
        <w:pStyle w:val="ae"/>
        <w:rPr>
          <w:ins w:id="2092" w:author="作者"/>
          <w:del w:id="2093" w:author="作者"/>
        </w:rPr>
      </w:pPr>
      <w:ins w:id="2094" w:author="作者">
        <w:del w:id="2095" w:author="作者">
          <w:r w:rsidDel="00681444">
            <w:delText xml:space="preserve">  *pREG_SINC0_LIMIT0 = (0xFFFF&lt;&lt;BITP_SINC_LIMIT0_LMAX) | 0x0000; // Limits for filter 0</w:delText>
          </w:r>
        </w:del>
      </w:ins>
    </w:p>
    <w:p w:rsidR="001E130A" w:rsidDel="00681444" w:rsidRDefault="001E130A">
      <w:pPr>
        <w:pStyle w:val="ae"/>
        <w:rPr>
          <w:ins w:id="2096" w:author="作者"/>
          <w:del w:id="2097" w:author="作者"/>
        </w:rPr>
      </w:pPr>
      <w:ins w:id="2098" w:author="作者">
        <w:del w:id="2099" w:author="作者">
          <w:r w:rsidDel="00681444">
            <w:delText xml:space="preserve">  *pREG_SINC0_LIMIT1 = (0xFFFF&lt;&lt;BITP_SINC_LIMIT1_LMAX) | 0x0000; // Limits for filter 1</w:delText>
          </w:r>
        </w:del>
      </w:ins>
    </w:p>
    <w:p w:rsidR="001E130A" w:rsidDel="00681444" w:rsidRDefault="001E130A">
      <w:pPr>
        <w:pStyle w:val="ae"/>
        <w:rPr>
          <w:ins w:id="2100" w:author="作者"/>
          <w:del w:id="2101" w:author="作者"/>
        </w:rPr>
      </w:pPr>
    </w:p>
    <w:p w:rsidR="001E130A" w:rsidDel="00681444" w:rsidRDefault="001E130A">
      <w:pPr>
        <w:pStyle w:val="ae"/>
        <w:rPr>
          <w:ins w:id="2102" w:author="作者"/>
          <w:del w:id="2103" w:author="作者"/>
        </w:rPr>
      </w:pPr>
      <w:ins w:id="2104" w:author="作者">
        <w:del w:id="2105" w:author="作者">
          <w:r w:rsidDel="00681444">
            <w:delText xml:space="preserve">  /* Specify Modulator Clock frequency, phase &amp; startup synchronization  */</w:delText>
          </w:r>
        </w:del>
      </w:ins>
    </w:p>
    <w:p w:rsidR="001E130A" w:rsidDel="00681444" w:rsidRDefault="001E130A">
      <w:pPr>
        <w:pStyle w:val="ae"/>
        <w:rPr>
          <w:ins w:id="2106" w:author="作者"/>
          <w:del w:id="2107" w:author="作者"/>
        </w:rPr>
      </w:pPr>
      <w:ins w:id="2108" w:author="作者">
        <w:del w:id="2109" w:author="作者">
          <w:r w:rsidDel="00681444">
            <w:delText xml:space="preserve">  /* LDR and HDR use the same MCLK */</w:delText>
          </w:r>
        </w:del>
      </w:ins>
    </w:p>
    <w:p w:rsidR="001E130A" w:rsidDel="00681444" w:rsidRDefault="001E130A">
      <w:pPr>
        <w:pStyle w:val="ae"/>
        <w:rPr>
          <w:ins w:id="2110" w:author="作者"/>
          <w:del w:id="2111" w:author="作者"/>
        </w:rPr>
      </w:pPr>
      <w:ins w:id="2112" w:author="作者">
        <w:del w:id="2113" w:author="作者">
          <w:r w:rsidDel="00681444">
            <w:delText xml:space="preserve">  mdiv_temp=(uint8_t)(fsysclk/SINC_MODCLK);</w:delText>
          </w:r>
        </w:del>
      </w:ins>
    </w:p>
    <w:p w:rsidR="001E130A" w:rsidDel="00681444" w:rsidRDefault="001E130A">
      <w:pPr>
        <w:pStyle w:val="ae"/>
        <w:rPr>
          <w:ins w:id="2114" w:author="作者"/>
          <w:del w:id="2115" w:author="作者"/>
        </w:rPr>
      </w:pPr>
      <w:ins w:id="2116" w:author="作者">
        <w:del w:id="2117" w:author="作者">
          <w:r w:rsidDel="00681444">
            <w:delText xml:space="preserve">  *pREG_SINC0_CLK = (mdiv_temp&lt;&lt;BITP_SINC_CLK_MDIV0) | (3&lt;&lt;BITP_SINC_CLK_MCEN0);  // Set pre-scalers for MCLK and specify start condition as "Enable and Commence on Next Rising Edge"</w:delText>
          </w:r>
        </w:del>
      </w:ins>
    </w:p>
    <w:p w:rsidR="001E130A" w:rsidDel="00681444" w:rsidRDefault="001E130A">
      <w:pPr>
        <w:pStyle w:val="ae"/>
        <w:rPr>
          <w:ins w:id="2118" w:author="作者"/>
          <w:del w:id="2119" w:author="作者"/>
        </w:rPr>
      </w:pPr>
    </w:p>
    <w:p w:rsidR="001E130A" w:rsidDel="00681444" w:rsidRDefault="001E130A">
      <w:pPr>
        <w:pStyle w:val="ae"/>
        <w:rPr>
          <w:ins w:id="2120" w:author="作者"/>
          <w:del w:id="2121" w:author="作者"/>
        </w:rPr>
      </w:pPr>
      <w:ins w:id="2122" w:author="作者">
        <w:del w:id="2123" w:author="作者">
          <w:r w:rsidDel="00681444">
            <w:delText xml:space="preserve">  adi_int_InstallHandler((IRQn_Type)INTR_TRU0_INT0, SincData0Handler, NULL,  true);    </w:delText>
          </w:r>
        </w:del>
      </w:ins>
    </w:p>
    <w:p w:rsidR="001E130A" w:rsidDel="00681444" w:rsidRDefault="001E130A">
      <w:pPr>
        <w:pStyle w:val="ae"/>
        <w:rPr>
          <w:ins w:id="2124" w:author="作者"/>
          <w:del w:id="2125" w:author="作者"/>
        </w:rPr>
      </w:pPr>
      <w:ins w:id="2126" w:author="作者">
        <w:del w:id="2127" w:author="作者">
          <w:r w:rsidDel="00681444">
            <w:delText xml:space="preserve">  NVIC_SetPriority((IRQn_Type)INTR_TRU0_INT0, 0);</w:delText>
          </w:r>
        </w:del>
      </w:ins>
    </w:p>
    <w:p w:rsidR="001E130A" w:rsidDel="00681444" w:rsidRDefault="001E130A">
      <w:pPr>
        <w:pStyle w:val="ae"/>
        <w:rPr>
          <w:ins w:id="2128" w:author="作者"/>
          <w:del w:id="2129" w:author="作者"/>
        </w:rPr>
      </w:pPr>
    </w:p>
    <w:p w:rsidR="001E130A" w:rsidDel="00681444" w:rsidRDefault="001E130A">
      <w:pPr>
        <w:pStyle w:val="ae"/>
        <w:rPr>
          <w:ins w:id="2130" w:author="作者"/>
          <w:del w:id="2131" w:author="作者"/>
        </w:rPr>
      </w:pPr>
      <w:ins w:id="2132" w:author="作者">
        <w:del w:id="2133" w:author="作者">
          <w:r w:rsidDel="00681444">
            <w:delText xml:space="preserve">  *pREG_SINC0_CTL = (3&lt;&lt;BITP_SINC_CTL_EN3) | (3&lt;&lt;BITP_SINC_CTL_EN2) | (2&lt;&lt;BITP_SINC_CTL_EN1) | (2&lt;&lt;BITP_SINC_CTL_EN0);  </w:delText>
          </w:r>
        </w:del>
      </w:ins>
    </w:p>
    <w:p w:rsidR="001E130A" w:rsidDel="00681444" w:rsidRDefault="001E130A">
      <w:pPr>
        <w:pStyle w:val="ae"/>
        <w:rPr>
          <w:ins w:id="2134" w:author="作者"/>
          <w:del w:id="2135" w:author="作者"/>
        </w:rPr>
      </w:pPr>
    </w:p>
    <w:p w:rsidR="001E130A" w:rsidDel="00681444" w:rsidRDefault="001E130A">
      <w:pPr>
        <w:pStyle w:val="ae"/>
        <w:rPr>
          <w:ins w:id="2136" w:author="作者"/>
          <w:del w:id="2137" w:author="作者"/>
        </w:rPr>
      </w:pPr>
      <w:ins w:id="2138" w:author="作者">
        <w:del w:id="2139" w:author="作者">
          <w:r w:rsidDel="00681444">
            <w:delText xml:space="preserve">  for (int i=0; i&lt;500; i++) // Wait 10us to let data propagate through the filter before setting trip limits. </w:delText>
          </w:r>
        </w:del>
      </w:ins>
    </w:p>
    <w:p w:rsidR="001E130A" w:rsidDel="00681444" w:rsidRDefault="001E130A">
      <w:pPr>
        <w:pStyle w:val="ae"/>
        <w:rPr>
          <w:ins w:id="2140" w:author="作者"/>
          <w:del w:id="2141" w:author="作者"/>
        </w:rPr>
      </w:pPr>
      <w:ins w:id="2142" w:author="作者">
        <w:del w:id="2143" w:author="作者">
          <w:r w:rsidDel="00681444">
            <w:delText xml:space="preserve">    asm("nop;");  </w:delText>
          </w:r>
        </w:del>
      </w:ins>
    </w:p>
    <w:p w:rsidR="001E130A" w:rsidDel="00681444" w:rsidRDefault="001E130A">
      <w:pPr>
        <w:pStyle w:val="ae"/>
        <w:rPr>
          <w:ins w:id="2144" w:author="作者"/>
          <w:del w:id="2145" w:author="作者"/>
        </w:rPr>
      </w:pPr>
    </w:p>
    <w:p w:rsidR="001E130A" w:rsidDel="00681444" w:rsidRDefault="001E130A">
      <w:pPr>
        <w:pStyle w:val="ae"/>
        <w:rPr>
          <w:ins w:id="2146" w:author="作者"/>
          <w:del w:id="2147" w:author="作者"/>
        </w:rPr>
      </w:pPr>
      <w:ins w:id="2148" w:author="作者">
        <w:del w:id="2149" w:author="作者">
          <w:r w:rsidDel="00681444">
            <w:delText xml:space="preserve">  /* Enable &amp; assign used SINC filter pair, and specify interrupt masks */</w:delText>
          </w:r>
        </w:del>
      </w:ins>
    </w:p>
    <w:p w:rsidR="001E130A" w:rsidDel="00681444" w:rsidRDefault="001E130A">
      <w:pPr>
        <w:pStyle w:val="ae"/>
        <w:rPr>
          <w:ins w:id="2150" w:author="作者"/>
          <w:del w:id="2151" w:author="作者"/>
        </w:rPr>
      </w:pPr>
      <w:ins w:id="2152" w:author="作者">
        <w:del w:id="2153" w:author="作者">
          <w:r w:rsidDel="00681444">
            <w:delText xml:space="preserve">  *pREG_SINC0_CTL |= (BITM_SINC_CTL_EPCNT0 | BITM_SINC_CTL_EFOVF0 | BITM_SINC_CTL_ELIM0);    </w:delText>
          </w:r>
        </w:del>
      </w:ins>
    </w:p>
    <w:p w:rsidR="001E130A" w:rsidDel="00681444" w:rsidRDefault="001E130A">
      <w:pPr>
        <w:pStyle w:val="ae"/>
        <w:rPr>
          <w:ins w:id="2154" w:author="作者"/>
          <w:del w:id="2155" w:author="作者"/>
        </w:rPr>
      </w:pPr>
      <w:ins w:id="2156" w:author="作者">
        <w:del w:id="2157" w:author="作者">
          <w:r w:rsidDel="00681444">
            <w:delText xml:space="preserve">  </w:delText>
          </w:r>
        </w:del>
      </w:ins>
    </w:p>
    <w:p w:rsidR="001E130A" w:rsidDel="00681444" w:rsidRDefault="001E130A">
      <w:pPr>
        <w:pStyle w:val="ae"/>
        <w:rPr>
          <w:ins w:id="2158" w:author="作者"/>
          <w:del w:id="2159" w:author="作者"/>
        </w:rPr>
      </w:pPr>
      <w:ins w:id="2160" w:author="作者">
        <w:del w:id="2161" w:author="作者">
          <w:r w:rsidDel="00681444">
            <w:delText xml:space="preserve">  *pREG_SINC0_LIMIT0 = (LMAX&lt;&lt;BITP_SINC_LIMIT0_LMAX) | LMIN; // Limits for filter 0</w:delText>
          </w:r>
        </w:del>
      </w:ins>
    </w:p>
    <w:p w:rsidR="001E130A" w:rsidDel="00681444" w:rsidRDefault="001E130A">
      <w:pPr>
        <w:pStyle w:val="ae"/>
        <w:rPr>
          <w:ins w:id="2162" w:author="作者"/>
          <w:del w:id="2163" w:author="作者"/>
        </w:rPr>
      </w:pPr>
      <w:ins w:id="2164" w:author="作者">
        <w:del w:id="2165" w:author="作者">
          <w:r w:rsidDel="00681444">
            <w:delText xml:space="preserve">  *pREG_SINC0_LIMIT1 = (LMAX&lt;&lt;BITP_SINC_LIMIT1_LMAX) | LMIN; // Limits for filter 1   </w:delText>
          </w:r>
        </w:del>
      </w:ins>
    </w:p>
    <w:p w:rsidR="001E130A" w:rsidDel="00681444" w:rsidRDefault="001E130A">
      <w:pPr>
        <w:pStyle w:val="ae"/>
        <w:rPr>
          <w:ins w:id="2166" w:author="作者"/>
          <w:del w:id="2167" w:author="作者"/>
        </w:rPr>
      </w:pPr>
      <w:ins w:id="2168" w:author="作者">
        <w:del w:id="2169" w:author="作者">
          <w:r w:rsidDel="00681444">
            <w:delText xml:space="preserve">   </w:delText>
          </w:r>
        </w:del>
      </w:ins>
    </w:p>
    <w:p w:rsidR="001E130A" w:rsidDel="00681444" w:rsidRDefault="001E130A">
      <w:pPr>
        <w:pStyle w:val="ae"/>
        <w:rPr>
          <w:ins w:id="2170" w:author="作者"/>
          <w:del w:id="2171" w:author="作者"/>
        </w:rPr>
      </w:pPr>
      <w:ins w:id="2172" w:author="作者">
        <w:del w:id="2173" w:author="作者">
          <w:r w:rsidDel="00681444">
            <w:delText xml:space="preserve">  // SINC filter is now set up but not yet started. We want to sync modulator clock to PWM carrier. To do so let PWM SYNC pulse start GP timer. </w:delText>
          </w:r>
        </w:del>
      </w:ins>
    </w:p>
    <w:p w:rsidR="001E130A" w:rsidDel="00681444" w:rsidRDefault="001E130A">
      <w:pPr>
        <w:pStyle w:val="ae"/>
        <w:rPr>
          <w:ins w:id="2174" w:author="作者"/>
          <w:del w:id="2175" w:author="作者"/>
        </w:rPr>
      </w:pPr>
      <w:ins w:id="2176" w:author="作者">
        <w:del w:id="2177" w:author="作者">
          <w:r w:rsidDel="00681444">
            <w:delText xml:space="preserve">  // GP timer creates a phase shift which is half as the duration of the impulse response of the filter. In that way the true average of the motor </w:delText>
          </w:r>
        </w:del>
      </w:ins>
    </w:p>
    <w:p w:rsidR="001E130A" w:rsidDel="00681444" w:rsidRDefault="001E130A">
      <w:pPr>
        <w:pStyle w:val="ae"/>
        <w:rPr>
          <w:ins w:id="2178" w:author="作者"/>
          <w:del w:id="2179" w:author="作者"/>
        </w:rPr>
      </w:pPr>
      <w:ins w:id="2180" w:author="作者">
        <w:del w:id="2181" w:author="作者">
          <w:r w:rsidDel="00681444">
            <w:delText xml:space="preserve">  // current can be measured.</w:delText>
          </w:r>
        </w:del>
      </w:ins>
    </w:p>
    <w:p w:rsidR="001E130A" w:rsidDel="00681444" w:rsidRDefault="001E130A">
      <w:pPr>
        <w:pStyle w:val="ae"/>
        <w:rPr>
          <w:ins w:id="2182" w:author="作者"/>
          <w:del w:id="2183" w:author="作者"/>
        </w:rPr>
      </w:pPr>
      <w:ins w:id="2184" w:author="作者">
        <w:del w:id="2185" w:author="作者">
          <w:r w:rsidDel="00681444">
            <w:delText xml:space="preserve">  </w:delText>
          </w:r>
        </w:del>
      </w:ins>
    </w:p>
    <w:p w:rsidR="001E130A" w:rsidDel="00681444" w:rsidRDefault="001E130A">
      <w:pPr>
        <w:pStyle w:val="ae"/>
        <w:rPr>
          <w:ins w:id="2186" w:author="作者"/>
          <w:del w:id="2187" w:author="作者"/>
        </w:rPr>
      </w:pPr>
      <w:ins w:id="2188" w:author="作者">
        <w:del w:id="2189" w:author="作者">
          <w:r w:rsidDel="00681444">
            <w:delText xml:space="preserve">  // The timer cannot generate event/trigger at expired pulse width. It does not work. Instead, it can genrerate trigger when counter register</w:delText>
          </w:r>
        </w:del>
      </w:ins>
    </w:p>
    <w:p w:rsidR="001E130A" w:rsidDel="00681444" w:rsidRDefault="001E130A">
      <w:pPr>
        <w:pStyle w:val="ae"/>
        <w:rPr>
          <w:ins w:id="2190" w:author="作者"/>
          <w:del w:id="2191" w:author="作者"/>
        </w:rPr>
      </w:pPr>
      <w:ins w:id="2192" w:author="作者">
        <w:del w:id="2193" w:author="作者">
          <w:r w:rsidDel="00681444">
            <w:delText xml:space="preserve">  // matches delay register. Value of width register does not matter. An alternative is to use continious PWM mode. This works but required different IRW mode (=3)</w:delText>
          </w:r>
        </w:del>
      </w:ins>
    </w:p>
    <w:p w:rsidR="001E130A" w:rsidDel="00681444" w:rsidRDefault="001E130A">
      <w:pPr>
        <w:pStyle w:val="ae"/>
        <w:rPr>
          <w:ins w:id="2194" w:author="作者"/>
          <w:del w:id="2195" w:author="作者"/>
        </w:rPr>
      </w:pPr>
      <w:ins w:id="2196" w:author="作者">
        <w:del w:id="2197" w:author="作者">
          <w:r w:rsidDel="00681444">
            <w:delText xml:space="preserve">  // Set required phase shift in TIMER0_TMRx_DLY register.</w:delText>
          </w:r>
        </w:del>
      </w:ins>
    </w:p>
    <w:p w:rsidR="001E130A" w:rsidDel="00681444" w:rsidRDefault="001E130A">
      <w:pPr>
        <w:pStyle w:val="ae"/>
        <w:rPr>
          <w:ins w:id="2198" w:author="作者"/>
          <w:del w:id="2199" w:author="作者"/>
        </w:rPr>
      </w:pPr>
      <w:ins w:id="2200" w:author="作者">
        <w:del w:id="2201" w:author="作者">
          <w:r w:rsidDel="00681444">
            <w:delText xml:space="preserve">  // Do not start timer here. PWM_SYNC pulse starts timer through TRU.</w:delText>
          </w:r>
        </w:del>
      </w:ins>
    </w:p>
    <w:p w:rsidR="001E130A" w:rsidDel="00681444" w:rsidRDefault="001E130A">
      <w:pPr>
        <w:pStyle w:val="ae"/>
        <w:rPr>
          <w:ins w:id="2202" w:author="作者"/>
          <w:del w:id="2203" w:author="作者"/>
        </w:rPr>
      </w:pPr>
      <w:ins w:id="2204" w:author="作者">
        <w:del w:id="2205" w:author="作者">
          <w:r w:rsidDel="00681444">
            <w:delText xml:space="preserve">  // Enable both timer slave (to start the timer) and trigger master (to start SINC mod clock)</w:delText>
          </w:r>
        </w:del>
      </w:ins>
    </w:p>
    <w:p w:rsidR="001E130A" w:rsidDel="00681444" w:rsidRDefault="001E130A">
      <w:pPr>
        <w:pStyle w:val="ae"/>
        <w:rPr>
          <w:ins w:id="2206" w:author="作者"/>
          <w:del w:id="2207" w:author="作者"/>
        </w:rPr>
      </w:pPr>
      <w:ins w:id="2208" w:author="作者">
        <w:del w:id="2209" w:author="作者">
          <w:r w:rsidDel="00681444">
            <w:delText xml:space="preserve">  // Note, to enable master trigger both TRG_MSK register and valid IRQ mode must be set or trigger won't happen.</w:delText>
          </w:r>
        </w:del>
      </w:ins>
    </w:p>
    <w:p w:rsidR="001E130A" w:rsidDel="00681444" w:rsidRDefault="001E130A">
      <w:pPr>
        <w:pStyle w:val="ae"/>
        <w:rPr>
          <w:ins w:id="2210" w:author="作者"/>
          <w:del w:id="2211" w:author="作者"/>
        </w:rPr>
      </w:pPr>
    </w:p>
    <w:p w:rsidR="001E130A" w:rsidDel="00681444" w:rsidRDefault="001E130A">
      <w:pPr>
        <w:pStyle w:val="ae"/>
        <w:rPr>
          <w:ins w:id="2212" w:author="作者"/>
          <w:del w:id="2213" w:author="作者"/>
        </w:rPr>
      </w:pPr>
      <w:ins w:id="2214" w:author="作者">
        <w:del w:id="2215" w:author="作者">
          <w:r w:rsidDel="00681444">
            <w:delText xml:space="preserve">  // With Dual SINC we are running with two different decimation rates but we are only using one clock. The clock from the LDR group is ignored and only the clock </w:delText>
          </w:r>
        </w:del>
      </w:ins>
    </w:p>
    <w:p w:rsidR="001E130A" w:rsidDel="00681444" w:rsidRDefault="001E130A">
      <w:pPr>
        <w:pStyle w:val="ae"/>
        <w:rPr>
          <w:ins w:id="2216" w:author="作者"/>
          <w:del w:id="2217" w:author="作者"/>
        </w:rPr>
      </w:pPr>
      <w:ins w:id="2218" w:author="作者">
        <w:del w:id="2219" w:author="作者">
          <w:r w:rsidDel="00681444">
            <w:delText xml:space="preserve">  // from the HDR group is applied to the conveters. The modulation clock frequencey are the same for both groups but the phase is not automatically adjusted. </w:delText>
          </w:r>
        </w:del>
      </w:ins>
    </w:p>
    <w:p w:rsidR="001E130A" w:rsidDel="00681444" w:rsidRDefault="001E130A">
      <w:pPr>
        <w:pStyle w:val="ae"/>
        <w:rPr>
          <w:ins w:id="2220" w:author="作者"/>
          <w:del w:id="2221" w:author="作者"/>
        </w:rPr>
      </w:pPr>
      <w:ins w:id="2222" w:author="作者">
        <w:del w:id="2223" w:author="作者">
          <w:r w:rsidDel="00681444">
            <w:delText xml:space="preserve">  // Special care must be taken to make sure the both clocks align. To control phase the startup delay of the LDR group can be adjust. For example, if we are running with </w:delText>
          </w:r>
        </w:del>
      </w:ins>
    </w:p>
    <w:p w:rsidR="001E130A" w:rsidDel="00681444" w:rsidRDefault="001E130A">
      <w:pPr>
        <w:pStyle w:val="ae"/>
        <w:rPr>
          <w:ins w:id="2224" w:author="作者"/>
          <w:del w:id="2225" w:author="作者"/>
        </w:rPr>
      </w:pPr>
      <w:ins w:id="2226" w:author="作者">
        <w:del w:id="2227" w:author="作者">
          <w:r w:rsidDel="00681444">
            <w:delText xml:space="preserve">  // sclk=80MHz and fmod=8kHz the phase is adjusted in 10 steps. Add 5 counts to the startup delay addes 180 degrees to the clock phase.</w:delText>
          </w:r>
        </w:del>
      </w:ins>
    </w:p>
    <w:p w:rsidR="001E130A" w:rsidDel="00681444" w:rsidRDefault="001E130A">
      <w:pPr>
        <w:pStyle w:val="ae"/>
        <w:rPr>
          <w:ins w:id="2228" w:author="作者"/>
          <w:del w:id="2229" w:author="作者"/>
        </w:rPr>
      </w:pPr>
      <w:ins w:id="2230" w:author="作者">
        <w:del w:id="2231" w:author="作者">
          <w:r w:rsidDel="00681444">
            <w:delText xml:space="preserve">  // The numbers used below give the right phase as well as the right delay. Be very careful if any changes are made to clocks!</w:delText>
          </w:r>
        </w:del>
      </w:ins>
    </w:p>
    <w:p w:rsidR="001E130A" w:rsidDel="00681444" w:rsidRDefault="001E130A">
      <w:pPr>
        <w:pStyle w:val="ae"/>
        <w:rPr>
          <w:ins w:id="2232" w:author="作者"/>
          <w:del w:id="2233" w:author="作者"/>
        </w:rPr>
      </w:pPr>
      <w:ins w:id="2234" w:author="作者">
        <w:del w:id="2235" w:author="作者">
          <w:r w:rsidDel="00681444">
            <w:delText xml:space="preserve">  </w:delText>
          </w:r>
        </w:del>
      </w:ins>
    </w:p>
    <w:p w:rsidR="001E130A" w:rsidDel="00681444" w:rsidRDefault="001E130A">
      <w:pPr>
        <w:pStyle w:val="ae"/>
        <w:rPr>
          <w:ins w:id="2236" w:author="作者"/>
          <w:del w:id="2237" w:author="作者"/>
        </w:rPr>
      </w:pPr>
      <w:ins w:id="2238" w:author="作者">
        <w:del w:id="2239" w:author="作者">
          <w:r w:rsidDel="00681444">
            <w:delText xml:space="preserve">  // Disable Timer First</w:delText>
          </w:r>
        </w:del>
      </w:ins>
    </w:p>
    <w:p w:rsidR="001E130A" w:rsidDel="00681444" w:rsidRDefault="001E130A">
      <w:pPr>
        <w:pStyle w:val="ae"/>
        <w:rPr>
          <w:ins w:id="2240" w:author="作者"/>
          <w:del w:id="2241" w:author="作者"/>
        </w:rPr>
      </w:pPr>
      <w:ins w:id="2242" w:author="作者">
        <w:del w:id="2243" w:author="作者">
          <w:r w:rsidDel="00681444">
            <w:delText xml:space="preserve">  *pREG_TIMER0_STOP_CFG_SET = BITM_TIMER_STOP_CFG_TMR02; </w:delText>
          </w:r>
        </w:del>
      </w:ins>
    </w:p>
    <w:p w:rsidR="001E130A" w:rsidDel="00681444" w:rsidRDefault="001E130A">
      <w:pPr>
        <w:pStyle w:val="ae"/>
        <w:rPr>
          <w:ins w:id="2244" w:author="作者"/>
          <w:del w:id="2245" w:author="作者"/>
        </w:rPr>
      </w:pPr>
      <w:ins w:id="2246" w:author="作者">
        <w:del w:id="2247" w:author="作者">
          <w:r w:rsidDel="00681444">
            <w:delText xml:space="preserve">  *pREG_TIMER0_RUN_CLR = BITM_TIMER_RUN_SET_TMR02;</w:delText>
          </w:r>
        </w:del>
      </w:ins>
    </w:p>
    <w:p w:rsidR="001E130A" w:rsidDel="00681444" w:rsidRDefault="001E130A">
      <w:pPr>
        <w:pStyle w:val="ae"/>
        <w:rPr>
          <w:ins w:id="2248" w:author="作者"/>
          <w:del w:id="2249" w:author="作者"/>
        </w:rPr>
      </w:pPr>
    </w:p>
    <w:p w:rsidR="001E130A" w:rsidDel="00681444" w:rsidRDefault="001E130A">
      <w:pPr>
        <w:pStyle w:val="ae"/>
        <w:rPr>
          <w:ins w:id="2250" w:author="作者"/>
          <w:del w:id="2251" w:author="作者"/>
        </w:rPr>
      </w:pPr>
      <w:ins w:id="2252" w:author="作者">
        <w:del w:id="2253" w:author="作者">
          <w:r w:rsidDel="00681444">
            <w:delText xml:space="preserve">  *pREG_TIMER0_TMR2_CFG = ENUM_TIMER_TMR_CFG_PWMSING_MODE | ENUM_TIMER_TMR_CFG_IRQMODE1 | </w:delText>
          </w:r>
        </w:del>
      </w:ins>
    </w:p>
    <w:p w:rsidR="001E130A" w:rsidDel="00681444" w:rsidRDefault="001E130A">
      <w:pPr>
        <w:pStyle w:val="ae"/>
        <w:rPr>
          <w:ins w:id="2254" w:author="作者"/>
          <w:del w:id="2255" w:author="作者"/>
        </w:rPr>
      </w:pPr>
      <w:ins w:id="2256" w:author="作者">
        <w:del w:id="2257" w:author="作者">
          <w:r w:rsidDel="00681444">
            <w:delText xml:space="preserve">                          ENUM_TIMER_TMR_CFG_TRIGSTART | ENUM_TIMER_TMR_CFG_POS_EDGE | </w:delText>
          </w:r>
        </w:del>
      </w:ins>
    </w:p>
    <w:p w:rsidR="001E130A" w:rsidDel="00681444" w:rsidRDefault="001E130A">
      <w:pPr>
        <w:pStyle w:val="ae"/>
        <w:rPr>
          <w:ins w:id="2258" w:author="作者"/>
          <w:del w:id="2259" w:author="作者"/>
        </w:rPr>
      </w:pPr>
      <w:ins w:id="2260" w:author="作者">
        <w:del w:id="2261" w:author="作者">
          <w:r w:rsidDel="00681444">
            <w:delText xml:space="preserve">                          ENUM_TIMER_TMR_CFG_PADOUT_EN |ENUM_TIMER_TMR_CFG_EMU_CNT; </w:delText>
          </w:r>
        </w:del>
      </w:ins>
    </w:p>
    <w:p w:rsidR="001E130A" w:rsidDel="00681444" w:rsidRDefault="001E130A">
      <w:pPr>
        <w:pStyle w:val="ae"/>
        <w:rPr>
          <w:ins w:id="2262" w:author="作者"/>
          <w:del w:id="2263" w:author="作者"/>
        </w:rPr>
      </w:pPr>
      <w:ins w:id="2264" w:author="作者">
        <w:del w:id="2265" w:author="作者">
          <w:r w:rsidDel="00681444">
            <w:delText xml:space="preserve">   </w:delText>
          </w:r>
        </w:del>
      </w:ins>
    </w:p>
    <w:p w:rsidR="001E130A" w:rsidDel="00681444" w:rsidRDefault="001E130A">
      <w:pPr>
        <w:pStyle w:val="ae"/>
        <w:rPr>
          <w:ins w:id="2266" w:author="作者"/>
          <w:del w:id="2267" w:author="作者"/>
        </w:rPr>
      </w:pPr>
      <w:ins w:id="2268" w:author="作者">
        <w:del w:id="2269" w:author="作者">
          <w:r w:rsidDel="00681444">
            <w:delText xml:space="preserve">  *pREG_TIMER0_TMR2_DLY = (uint32_t)((fsysclk/SINC_MODCLK) * SINC_N * (HDR-1)/2);  // t_mod*N(DR-1)/2</w:delText>
          </w:r>
        </w:del>
      </w:ins>
    </w:p>
    <w:p w:rsidR="001E130A" w:rsidDel="00681444" w:rsidRDefault="001E130A">
      <w:pPr>
        <w:pStyle w:val="ae"/>
        <w:rPr>
          <w:ins w:id="2270" w:author="作者"/>
          <w:del w:id="2271" w:author="作者"/>
        </w:rPr>
      </w:pPr>
      <w:ins w:id="2272" w:author="作者">
        <w:del w:id="2273" w:author="作者">
          <w:r w:rsidDel="00681444">
            <w:delText xml:space="preserve">  *pREG_TIMER0_TMR2_WID = *pREG_TIMER0_TMR2_DLY &lt;&lt; 1;  // Width register just has to be greater than delay register -&gt; multiply with 2</w:delText>
          </w:r>
        </w:del>
      </w:ins>
    </w:p>
    <w:p w:rsidR="001E130A" w:rsidDel="00681444" w:rsidRDefault="001E130A">
      <w:pPr>
        <w:pStyle w:val="ae"/>
        <w:rPr>
          <w:ins w:id="2274" w:author="作者"/>
          <w:del w:id="2275" w:author="作者"/>
        </w:rPr>
      </w:pPr>
      <w:ins w:id="2276" w:author="作者">
        <w:del w:id="2277" w:author="作者">
          <w:r w:rsidDel="00681444">
            <w:delText xml:space="preserve">      </w:delText>
          </w:r>
        </w:del>
      </w:ins>
    </w:p>
    <w:p w:rsidR="001E130A" w:rsidRPr="004A10E1" w:rsidDel="00681444" w:rsidRDefault="001E130A">
      <w:pPr>
        <w:pStyle w:val="ae"/>
        <w:rPr>
          <w:ins w:id="2278" w:author="作者"/>
          <w:del w:id="2279" w:author="作者"/>
        </w:rPr>
      </w:pPr>
      <w:ins w:id="2280" w:author="作者">
        <w:del w:id="2281" w:author="作者">
          <w:r w:rsidDel="00681444">
            <w:delText xml:space="preserve">  </w:delText>
          </w:r>
          <w:r w:rsidRPr="004A10E1" w:rsidDel="00681444">
            <w:rPr>
              <w:iCs w:val="0"/>
            </w:rPr>
            <w:delText xml:space="preserve">*pREG_TIMER0_TRG_MSK &amp;= ~BITM_TIMER_TRG_MSK_TMR02;     </w:delText>
          </w:r>
        </w:del>
      </w:ins>
    </w:p>
    <w:p w:rsidR="001E130A" w:rsidRPr="004A10E1" w:rsidDel="00681444" w:rsidRDefault="001E130A">
      <w:pPr>
        <w:pStyle w:val="ae"/>
        <w:rPr>
          <w:ins w:id="2282" w:author="作者"/>
          <w:del w:id="2283" w:author="作者"/>
        </w:rPr>
      </w:pPr>
      <w:ins w:id="2284" w:author="作者">
        <w:del w:id="2285" w:author="作者">
          <w:r w:rsidRPr="004A10E1" w:rsidDel="00681444">
            <w:rPr>
              <w:iCs w:val="0"/>
            </w:rPr>
            <w:delText xml:space="preserve">  *pREG_TIMER0_TRG_IE |= BITM_TIMER_TRG_IE_TMR02;</w:delText>
          </w:r>
        </w:del>
      </w:ins>
    </w:p>
    <w:p w:rsidR="0046097D" w:rsidRDefault="001E130A">
      <w:pPr>
        <w:pStyle w:val="ae"/>
        <w:rPr>
          <w:del w:id="2286" w:author="作者"/>
        </w:rPr>
        <w:pPrChange w:id="2287" w:author="作者">
          <w:pPr>
            <w:pStyle w:val="ae"/>
            <w:numPr>
              <w:numId w:val="25"/>
            </w:numPr>
            <w:ind w:left="360" w:hanging="360"/>
          </w:pPr>
        </w:pPrChange>
      </w:pPr>
      <w:ins w:id="2288" w:author="作者">
        <w:del w:id="2289" w:author="作者">
          <w:r w:rsidDel="00681444">
            <w:delText>}</w:delText>
          </w:r>
        </w:del>
      </w:ins>
    </w:p>
    <w:p w:rsidR="008475F6" w:rsidRPr="00F56090" w:rsidDel="00681444" w:rsidRDefault="008475F6">
      <w:pPr>
        <w:pStyle w:val="ae"/>
        <w:rPr>
          <w:del w:id="2290" w:author="作者"/>
        </w:rPr>
      </w:pPr>
    </w:p>
    <w:p w:rsidR="0046097D" w:rsidRDefault="00DA1CB4">
      <w:pPr>
        <w:pStyle w:val="ae"/>
        <w:rPr>
          <w:del w:id="2291" w:author="作者"/>
        </w:rPr>
        <w:pPrChange w:id="2292" w:author="作者">
          <w:pPr>
            <w:pStyle w:val="ae"/>
            <w:numPr>
              <w:numId w:val="25"/>
            </w:numPr>
            <w:ind w:left="360" w:hanging="360"/>
          </w:pPr>
        </w:pPrChange>
      </w:pPr>
      <w:del w:id="2293" w:author="作者">
        <w:r w:rsidRPr="00F56090" w:rsidDel="00681444">
          <w:delText xml:space="preserve">/***         Function: SincDataCallback              ****/  </w:delText>
        </w:r>
      </w:del>
    </w:p>
    <w:p w:rsidR="0046097D" w:rsidRDefault="00DA1CB4">
      <w:pPr>
        <w:pStyle w:val="ae"/>
        <w:rPr>
          <w:del w:id="2294" w:author="作者"/>
        </w:rPr>
        <w:pPrChange w:id="2295" w:author="作者">
          <w:pPr>
            <w:pStyle w:val="ae"/>
            <w:numPr>
              <w:numId w:val="25"/>
            </w:numPr>
            <w:ind w:left="360" w:hanging="360"/>
          </w:pPr>
        </w:pPrChange>
      </w:pPr>
      <w:del w:id="2296" w:author="作者">
        <w:r w:rsidRPr="00F56090" w:rsidDel="00681444">
          <w:delText>static void SincDataCallback(void* pHandle, uint32_t event, void* pArg){</w:delText>
        </w:r>
      </w:del>
    </w:p>
    <w:p w:rsidR="0046097D" w:rsidRDefault="00DA1CB4">
      <w:pPr>
        <w:pStyle w:val="ae"/>
        <w:rPr>
          <w:del w:id="2297" w:author="作者"/>
        </w:rPr>
        <w:pPrChange w:id="2298" w:author="作者">
          <w:pPr>
            <w:pStyle w:val="ae"/>
            <w:numPr>
              <w:numId w:val="25"/>
            </w:numPr>
            <w:ind w:left="360" w:hanging="360"/>
          </w:pPr>
        </w:pPrChange>
      </w:pPr>
      <w:del w:id="2299" w:author="作者">
        <w:r w:rsidRPr="00F56090" w:rsidDel="00681444">
          <w:delText>static uint16_t *bufferPtr;</w:delText>
        </w:r>
      </w:del>
    </w:p>
    <w:p w:rsidR="0046097D" w:rsidRDefault="00DA1CB4">
      <w:pPr>
        <w:pStyle w:val="ae"/>
        <w:rPr>
          <w:del w:id="2300" w:author="作者"/>
        </w:rPr>
        <w:pPrChange w:id="2301" w:author="作者">
          <w:pPr>
            <w:pStyle w:val="ae"/>
            <w:numPr>
              <w:numId w:val="25"/>
            </w:numPr>
            <w:ind w:left="360" w:hanging="360"/>
          </w:pPr>
        </w:pPrChange>
      </w:pPr>
      <w:del w:id="2302" w:author="作者">
        <w:r w:rsidRPr="00F56090" w:rsidDel="00681444">
          <w:delText xml:space="preserve">bufferPtr = (uint16_t*)pArg;  /* pointer to sincData1 or sincData2 */  </w:delText>
        </w:r>
      </w:del>
    </w:p>
    <w:p w:rsidR="0046097D" w:rsidRDefault="00DA1CB4">
      <w:pPr>
        <w:pStyle w:val="ae"/>
        <w:rPr>
          <w:del w:id="2303" w:author="作者"/>
        </w:rPr>
        <w:pPrChange w:id="2304" w:author="作者">
          <w:pPr>
            <w:pStyle w:val="ae"/>
            <w:numPr>
              <w:numId w:val="25"/>
            </w:numPr>
            <w:ind w:left="360" w:hanging="360"/>
          </w:pPr>
        </w:pPrChange>
      </w:pPr>
      <w:del w:id="2305" w:author="作者">
        <w:r w:rsidRPr="00F56090" w:rsidDel="00681444">
          <w:delText>switch((ADI_SINC_EVENT)event){</w:delText>
        </w:r>
      </w:del>
    </w:p>
    <w:p w:rsidR="0046097D" w:rsidRDefault="00DA1CB4">
      <w:pPr>
        <w:pStyle w:val="ae"/>
        <w:rPr>
          <w:del w:id="2306" w:author="作者"/>
        </w:rPr>
        <w:pPrChange w:id="2307" w:author="作者">
          <w:pPr>
            <w:pStyle w:val="ae"/>
            <w:numPr>
              <w:numId w:val="25"/>
            </w:numPr>
            <w:ind w:left="360" w:hanging="360"/>
          </w:pPr>
        </w:pPrChange>
      </w:pPr>
      <w:del w:id="2308" w:author="作者">
        <w:r w:rsidRPr="00F56090" w:rsidDel="00681444">
          <w:delText xml:space="preserve">case ADI_SINC_EVENT_DATA0:      </w:delText>
        </w:r>
      </w:del>
    </w:p>
    <w:p w:rsidR="0046097D" w:rsidRDefault="00DA1CB4">
      <w:pPr>
        <w:pStyle w:val="ae"/>
        <w:rPr>
          <w:del w:id="2309" w:author="作者"/>
        </w:rPr>
        <w:pPrChange w:id="2310" w:author="作者">
          <w:pPr>
            <w:pStyle w:val="ae"/>
            <w:numPr>
              <w:numId w:val="25"/>
            </w:numPr>
            <w:ind w:left="360" w:hanging="360"/>
          </w:pPr>
        </w:pPrChange>
      </w:pPr>
      <w:del w:id="2311" w:author="作者">
        <w:r w:rsidRPr="00F56090" w:rsidDel="00681444">
          <w:delText>Mctrl_U.ibc_sinc[1] = *bufferPtr;</w:delText>
        </w:r>
      </w:del>
    </w:p>
    <w:p w:rsidR="0046097D" w:rsidRDefault="00DA1CB4">
      <w:pPr>
        <w:pStyle w:val="ae"/>
        <w:rPr>
          <w:del w:id="2312" w:author="作者"/>
        </w:rPr>
        <w:pPrChange w:id="2313" w:author="作者">
          <w:pPr>
            <w:pStyle w:val="ae"/>
            <w:numPr>
              <w:numId w:val="25"/>
            </w:numPr>
            <w:ind w:left="360" w:hanging="360"/>
          </w:pPr>
        </w:pPrChange>
      </w:pPr>
      <w:del w:id="2314" w:author="作者">
        <w:r w:rsidRPr="00F56090" w:rsidDel="00681444">
          <w:delText xml:space="preserve">Mctrl_U.ibc_sinc[0] = *(bufferPtr+1);       </w:delText>
        </w:r>
      </w:del>
    </w:p>
    <w:p w:rsidR="0046097D" w:rsidRDefault="00DA1CB4">
      <w:pPr>
        <w:pStyle w:val="ae"/>
        <w:rPr>
          <w:del w:id="2315" w:author="作者"/>
        </w:rPr>
        <w:pPrChange w:id="2316" w:author="作者">
          <w:pPr>
            <w:pStyle w:val="ae"/>
            <w:numPr>
              <w:numId w:val="25"/>
            </w:numPr>
            <w:ind w:left="360" w:hanging="360"/>
          </w:pPr>
        </w:pPrChange>
      </w:pPr>
      <w:del w:id="2317" w:author="作者">
        <w:r w:rsidRPr="00F56090" w:rsidDel="00681444">
          <w:delText>MotorControl();       /* Algorithm call */</w:delText>
        </w:r>
      </w:del>
    </w:p>
    <w:p w:rsidR="0046097D" w:rsidRDefault="00DA1CB4">
      <w:pPr>
        <w:pStyle w:val="ae"/>
        <w:rPr>
          <w:del w:id="2318" w:author="作者"/>
        </w:rPr>
        <w:pPrChange w:id="2319" w:author="作者">
          <w:pPr>
            <w:pStyle w:val="ae"/>
            <w:numPr>
              <w:numId w:val="25"/>
            </w:numPr>
            <w:ind w:left="360" w:hanging="360"/>
          </w:pPr>
        </w:pPrChange>
      </w:pPr>
      <w:del w:id="2320" w:author="作者">
        <w:r w:rsidRPr="00F56090" w:rsidDel="00681444">
          <w:delText xml:space="preserve">break;       </w:delText>
        </w:r>
      </w:del>
    </w:p>
    <w:p w:rsidR="0046097D" w:rsidRDefault="00DA1CB4">
      <w:pPr>
        <w:pStyle w:val="ae"/>
        <w:rPr>
          <w:del w:id="2321" w:author="作者"/>
        </w:rPr>
        <w:pPrChange w:id="2322" w:author="作者">
          <w:pPr>
            <w:pStyle w:val="ae"/>
            <w:numPr>
              <w:numId w:val="25"/>
            </w:numPr>
            <w:ind w:left="360" w:hanging="360"/>
          </w:pPr>
        </w:pPrChange>
      </w:pPr>
      <w:del w:id="2323" w:author="作者">
        <w:r w:rsidRPr="00F56090" w:rsidDel="00681444">
          <w:delText xml:space="preserve">case ADI_SINC_EVENT_STATUS:   </w:delText>
        </w:r>
      </w:del>
    </w:p>
    <w:p w:rsidR="0046097D" w:rsidRDefault="00DA1CB4">
      <w:pPr>
        <w:pStyle w:val="ae"/>
        <w:rPr>
          <w:del w:id="2324" w:author="作者"/>
        </w:rPr>
        <w:pPrChange w:id="2325" w:author="作者">
          <w:pPr>
            <w:pStyle w:val="ae"/>
            <w:numPr>
              <w:numId w:val="25"/>
            </w:numPr>
            <w:ind w:left="360" w:hanging="360"/>
          </w:pPr>
        </w:pPrChange>
      </w:pPr>
      <w:del w:id="2326" w:author="作者">
        <w:r w:rsidRPr="00F56090" w:rsidDel="00681444">
          <w:delText>break;</w:delText>
        </w:r>
      </w:del>
    </w:p>
    <w:p w:rsidR="0046097D" w:rsidRDefault="00DA1CB4">
      <w:pPr>
        <w:pStyle w:val="ae"/>
        <w:rPr>
          <w:del w:id="2327" w:author="作者"/>
        </w:rPr>
        <w:pPrChange w:id="2328" w:author="作者">
          <w:pPr>
            <w:pStyle w:val="ae"/>
            <w:numPr>
              <w:numId w:val="25"/>
            </w:numPr>
            <w:ind w:left="360" w:hanging="360"/>
          </w:pPr>
        </w:pPrChange>
      </w:pPr>
      <w:del w:id="2329" w:author="作者">
        <w:r w:rsidRPr="00F56090" w:rsidDel="00681444">
          <w:delText>default:</w:delText>
        </w:r>
      </w:del>
    </w:p>
    <w:p w:rsidR="0046097D" w:rsidRDefault="00DA1CB4">
      <w:pPr>
        <w:pStyle w:val="ae"/>
        <w:rPr>
          <w:del w:id="2330" w:author="作者"/>
        </w:rPr>
        <w:pPrChange w:id="2331" w:author="作者">
          <w:pPr>
            <w:pStyle w:val="ae"/>
            <w:numPr>
              <w:numId w:val="25"/>
            </w:numPr>
            <w:ind w:left="360" w:hanging="360"/>
          </w:pPr>
        </w:pPrChange>
      </w:pPr>
      <w:del w:id="2332" w:author="作者">
        <w:r w:rsidRPr="00F56090" w:rsidDel="00681444">
          <w:delText xml:space="preserve">break;              </w:delText>
        </w:r>
      </w:del>
    </w:p>
    <w:p w:rsidR="0046097D" w:rsidRDefault="00DA1CB4">
      <w:pPr>
        <w:pStyle w:val="ae"/>
        <w:rPr>
          <w:del w:id="2333" w:author="作者"/>
        </w:rPr>
        <w:pPrChange w:id="2334" w:author="作者">
          <w:pPr>
            <w:pStyle w:val="ae"/>
            <w:numPr>
              <w:numId w:val="25"/>
            </w:numPr>
            <w:ind w:left="360" w:hanging="360"/>
          </w:pPr>
        </w:pPrChange>
      </w:pPr>
      <w:del w:id="2335" w:author="作者">
        <w:r w:rsidRPr="00F56090" w:rsidDel="00681444">
          <w:delText xml:space="preserve">}    </w:delText>
        </w:r>
      </w:del>
    </w:p>
    <w:p w:rsidR="0046097D" w:rsidRDefault="00DA1CB4">
      <w:pPr>
        <w:pStyle w:val="ae"/>
        <w:rPr>
          <w:del w:id="2336" w:author="作者"/>
        </w:rPr>
        <w:pPrChange w:id="2337" w:author="作者">
          <w:pPr>
            <w:pStyle w:val="ae"/>
            <w:numPr>
              <w:numId w:val="25"/>
            </w:numPr>
            <w:ind w:left="360" w:hanging="360"/>
          </w:pPr>
        </w:pPrChange>
      </w:pPr>
      <w:del w:id="2338" w:author="作者">
        <w:r w:rsidRPr="00F56090" w:rsidDel="00681444">
          <w:delText>}</w:delText>
        </w:r>
      </w:del>
    </w:p>
    <w:p w:rsidR="0046097D" w:rsidRDefault="00DA1CB4">
      <w:pPr>
        <w:pStyle w:val="ae"/>
        <w:rPr>
          <w:del w:id="2339" w:author="作者"/>
        </w:rPr>
        <w:pPrChange w:id="2340" w:author="作者">
          <w:pPr>
            <w:pStyle w:val="ae"/>
            <w:numPr>
              <w:numId w:val="25"/>
            </w:numPr>
            <w:ind w:left="360" w:hanging="360"/>
          </w:pPr>
        </w:pPrChange>
      </w:pPr>
      <w:del w:id="2341" w:author="作者">
        <w:r w:rsidRPr="00F56090" w:rsidDel="00681444">
          <w:delText>/*  Function: SincStatusCallback                                      */</w:delText>
        </w:r>
      </w:del>
    </w:p>
    <w:p w:rsidR="0046097D" w:rsidRDefault="00DA1CB4">
      <w:pPr>
        <w:pStyle w:val="ae"/>
        <w:rPr>
          <w:del w:id="2342" w:author="作者"/>
        </w:rPr>
        <w:pPrChange w:id="2343" w:author="作者">
          <w:pPr>
            <w:pStyle w:val="ae"/>
            <w:numPr>
              <w:numId w:val="25"/>
            </w:numPr>
            <w:ind w:left="360" w:hanging="360"/>
          </w:pPr>
        </w:pPrChange>
      </w:pPr>
      <w:del w:id="2344" w:author="作者">
        <w:r w:rsidRPr="00F56090" w:rsidDel="00681444">
          <w:delText>static void SincStatusCallback(void* pHandle, uint32_t event, void* pArg){</w:delText>
        </w:r>
      </w:del>
    </w:p>
    <w:p w:rsidR="0046097D" w:rsidRDefault="00DA1CB4">
      <w:pPr>
        <w:pStyle w:val="ae"/>
        <w:rPr>
          <w:del w:id="2345" w:author="作者"/>
        </w:rPr>
        <w:pPrChange w:id="2346" w:author="作者">
          <w:pPr>
            <w:pStyle w:val="ae"/>
            <w:numPr>
              <w:numId w:val="25"/>
            </w:numPr>
            <w:ind w:left="360" w:hanging="360"/>
          </w:pPr>
        </w:pPrChange>
      </w:pPr>
      <w:del w:id="2347" w:author="作者">
        <w:r w:rsidRPr="00F56090" w:rsidDel="00681444">
          <w:delText>ADI_SINC_EVENT eEvent = (ADI_SINC_EVENT)event;</w:delText>
        </w:r>
      </w:del>
    </w:p>
    <w:p w:rsidR="0046097D" w:rsidRDefault="003B377C">
      <w:pPr>
        <w:pStyle w:val="ae"/>
        <w:rPr>
          <w:del w:id="2348" w:author="作者"/>
          <w:rPrChange w:id="2349" w:author="作者">
            <w:rPr>
              <w:del w:id="2350" w:author="作者"/>
              <w:lang w:val="fr-FR"/>
            </w:rPr>
          </w:rPrChange>
        </w:rPr>
        <w:pPrChange w:id="2351" w:author="作者">
          <w:pPr>
            <w:pStyle w:val="ae"/>
            <w:numPr>
              <w:numId w:val="25"/>
            </w:numPr>
            <w:ind w:left="360" w:hanging="360"/>
          </w:pPr>
        </w:pPrChange>
      </w:pPr>
      <w:del w:id="2352" w:author="作者">
        <w:r w:rsidRPr="003B377C">
          <w:rPr>
            <w:rPrChange w:id="2353" w:author="作者">
              <w:rPr>
                <w:lang w:val="fr-FR"/>
              </w:rPr>
            </w:rPrChange>
          </w:rPr>
          <w:delText>uint32_t status = (uint32_t)pArg;</w:delText>
        </w:r>
      </w:del>
    </w:p>
    <w:p w:rsidR="0046097D" w:rsidRDefault="00DA1CB4">
      <w:pPr>
        <w:pStyle w:val="ae"/>
        <w:rPr>
          <w:del w:id="2354" w:author="作者"/>
        </w:rPr>
        <w:pPrChange w:id="2355" w:author="作者">
          <w:pPr>
            <w:pStyle w:val="ae"/>
            <w:numPr>
              <w:numId w:val="25"/>
            </w:numPr>
            <w:ind w:left="360" w:hanging="360"/>
          </w:pPr>
        </w:pPrChange>
      </w:pPr>
      <w:del w:id="2356" w:author="作者">
        <w:r w:rsidRPr="00F56090" w:rsidDel="00681444">
          <w:delText>if (status &amp; ADI_SINC_STATUS_GLIM0){</w:delText>
        </w:r>
      </w:del>
    </w:p>
    <w:p w:rsidR="0046097D" w:rsidRDefault="00DA1CB4">
      <w:pPr>
        <w:pStyle w:val="ae"/>
        <w:rPr>
          <w:del w:id="2357" w:author="作者"/>
        </w:rPr>
        <w:pPrChange w:id="2358" w:author="作者">
          <w:pPr>
            <w:pStyle w:val="ae"/>
            <w:numPr>
              <w:numId w:val="25"/>
            </w:numPr>
            <w:ind w:left="360" w:hanging="360"/>
          </w:pPr>
        </w:pPrChange>
      </w:pPr>
      <w:del w:id="2359" w:author="作者">
        <w:r w:rsidRPr="00F56090" w:rsidDel="00681444">
          <w:delText>SINC_TRIP_Fault_handler();</w:delText>
        </w:r>
      </w:del>
    </w:p>
    <w:p w:rsidR="0046097D" w:rsidRDefault="00DA1CB4">
      <w:pPr>
        <w:pStyle w:val="ae"/>
        <w:rPr>
          <w:del w:id="2360" w:author="作者"/>
        </w:rPr>
        <w:pPrChange w:id="2361" w:author="作者">
          <w:pPr>
            <w:pStyle w:val="ae"/>
            <w:numPr>
              <w:numId w:val="25"/>
            </w:numPr>
            <w:ind w:left="360" w:hanging="360"/>
          </w:pPr>
        </w:pPrChange>
      </w:pPr>
      <w:del w:id="2362" w:author="作者">
        <w:r w:rsidRPr="00F56090" w:rsidDel="00681444">
          <w:delText>}</w:delText>
        </w:r>
      </w:del>
    </w:p>
    <w:p w:rsidR="0046097D" w:rsidRDefault="00DA1CB4">
      <w:pPr>
        <w:pStyle w:val="ae"/>
        <w:rPr>
          <w:del w:id="2363" w:author="作者"/>
        </w:rPr>
        <w:pPrChange w:id="2364" w:author="作者">
          <w:pPr>
            <w:pStyle w:val="ae"/>
            <w:numPr>
              <w:numId w:val="25"/>
            </w:numPr>
            <w:ind w:left="360" w:hanging="360"/>
          </w:pPr>
        </w:pPrChange>
      </w:pPr>
      <w:del w:id="2365" w:author="作者">
        <w:r w:rsidRPr="00F56090" w:rsidDel="00681444">
          <w:delText>}</w:delText>
        </w:r>
      </w:del>
    </w:p>
    <w:p w:rsidR="00DA1CB4" w:rsidRPr="00F56090" w:rsidDel="00681444" w:rsidRDefault="00DA1CB4">
      <w:pPr>
        <w:pStyle w:val="ae"/>
        <w:rPr>
          <w:del w:id="2366" w:author="作者"/>
          <w:iCs w:val="0"/>
        </w:rPr>
        <w:sectPr w:rsidR="00DA1CB4" w:rsidRPr="00F56090" w:rsidDel="00681444" w:rsidSect="00681444">
          <w:footnotePr>
            <w:pos w:val="beneathText"/>
            <w:numRestart w:val="eachPage"/>
          </w:footnotePr>
          <w:endnotePr>
            <w:numFmt w:val="decimal"/>
            <w:numRestart w:val="eachSect"/>
          </w:endnotePr>
          <w:type w:val="continuous"/>
          <w:pgSz w:w="12240" w:h="15840" w:code="1"/>
          <w:pgMar w:top="720" w:right="720" w:bottom="720" w:left="360" w:header="720" w:footer="720" w:gutter="360"/>
          <w:cols w:num="1" w:space="720" w:equalWidth="1"/>
          <w:titlePg/>
          <w:docGrid w:linePitch="360"/>
          <w:sectPrChange w:id="2367" w:author="作者">
            <w:sectPr w:rsidR="00DA1CB4" w:rsidRPr="00F56090" w:rsidDel="00681444" w:rsidSect="00681444">
              <w:pgMar w:left="720"/>
              <w:cols w:num="2" w:equalWidth="0">
                <w:col w:w="4860" w:space="720"/>
                <w:col w:w="4860"/>
              </w:cols>
            </w:sectPr>
          </w:sectPrChange>
        </w:sectPr>
      </w:pPr>
    </w:p>
    <w:p w:rsidR="0046097D" w:rsidRDefault="0046097D">
      <w:pPr>
        <w:pStyle w:val="ae"/>
        <w:rPr>
          <w:del w:id="2368" w:author="作者"/>
        </w:rPr>
        <w:pPrChange w:id="2369" w:author="作者">
          <w:pPr/>
        </w:pPrChange>
      </w:pPr>
    </w:p>
    <w:p w:rsidR="0046097D" w:rsidRDefault="0046097D">
      <w:pPr>
        <w:pStyle w:val="ae"/>
        <w:rPr>
          <w:ins w:id="2370" w:author="作者"/>
          <w:del w:id="2371" w:author="作者"/>
        </w:rPr>
        <w:pPrChange w:id="2372" w:author="作者">
          <w:pPr/>
        </w:pPrChange>
      </w:pPr>
    </w:p>
    <w:p w:rsidR="0046097D" w:rsidRDefault="003B377C">
      <w:pPr>
        <w:pStyle w:val="ae"/>
        <w:rPr>
          <w:del w:id="2373" w:author="作者"/>
          <w:szCs w:val="18"/>
        </w:rPr>
        <w:pPrChange w:id="2374" w:author="作者">
          <w:pPr/>
        </w:pPrChange>
      </w:pPr>
      <w:ins w:id="2375" w:author="作者">
        <w:del w:id="2376" w:author="作者">
          <w:r w:rsidRPr="003B377C">
            <w:rPr>
              <w:szCs w:val="18"/>
              <w:rPrChange w:id="2377" w:author="作者">
                <w:rPr/>
              </w:rPrChange>
            </w:rPr>
            <w:delText xml:space="preserve">  mdiv_temp=(uint8_t)(fsysclk/SINC_MODCLK);</w:delText>
          </w:r>
        </w:del>
      </w:ins>
    </w:p>
    <w:p w:rsidR="0046097D" w:rsidRDefault="003B377C">
      <w:pPr>
        <w:pStyle w:val="ae"/>
        <w:rPr>
          <w:ins w:id="2378" w:author="作者"/>
          <w:del w:id="2379" w:author="作者"/>
          <w:szCs w:val="18"/>
          <w:rPrChange w:id="2380" w:author="作者">
            <w:rPr>
              <w:ins w:id="2381" w:author="作者"/>
              <w:del w:id="2382" w:author="作者"/>
            </w:rPr>
          </w:rPrChange>
        </w:rPr>
        <w:pPrChange w:id="2383" w:author="作者">
          <w:pPr/>
        </w:pPrChange>
      </w:pPr>
      <w:ins w:id="2384" w:author="作者">
        <w:del w:id="2385" w:author="作者">
          <w:r w:rsidRPr="003B377C">
            <w:rPr>
              <w:szCs w:val="18"/>
              <w:rPrChange w:id="2386" w:author="作者">
                <w:rPr/>
              </w:rPrChange>
            </w:rPr>
            <w:delText xml:space="preserve">  *pREG_SINC0_CLK = (mdiv_temp&lt;&lt;BITP_SINC_CLK_MDIV0) | (3&lt;&lt;BITP_SINC_CLK_MCEN0);  // Set pre-scalers for MCLK and specify start condition as "Enable and Commence on Next Rising Edge"</w:delText>
          </w:r>
        </w:del>
      </w:ins>
    </w:p>
    <w:p w:rsidR="0046097D" w:rsidRDefault="0046097D">
      <w:pPr>
        <w:pStyle w:val="ae"/>
        <w:rPr>
          <w:ins w:id="2387" w:author="作者"/>
          <w:del w:id="2388" w:author="作者"/>
          <w:szCs w:val="18"/>
          <w:rPrChange w:id="2389" w:author="作者">
            <w:rPr>
              <w:ins w:id="2390" w:author="作者"/>
              <w:del w:id="2391" w:author="作者"/>
            </w:rPr>
          </w:rPrChange>
        </w:rPr>
        <w:pPrChange w:id="2392" w:author="作者">
          <w:pPr/>
        </w:pPrChange>
      </w:pPr>
    </w:p>
    <w:p w:rsidR="0046097D" w:rsidRDefault="003B377C">
      <w:pPr>
        <w:pStyle w:val="ae"/>
        <w:rPr>
          <w:ins w:id="2393" w:author="作者"/>
          <w:del w:id="2394" w:author="作者"/>
          <w:szCs w:val="18"/>
          <w:rPrChange w:id="2395" w:author="作者">
            <w:rPr>
              <w:ins w:id="2396" w:author="作者"/>
              <w:del w:id="2397" w:author="作者"/>
            </w:rPr>
          </w:rPrChange>
        </w:rPr>
        <w:pPrChange w:id="2398" w:author="作者">
          <w:pPr/>
        </w:pPrChange>
      </w:pPr>
      <w:ins w:id="2399" w:author="作者">
        <w:del w:id="2400" w:author="作者">
          <w:r w:rsidRPr="003B377C">
            <w:rPr>
              <w:szCs w:val="18"/>
              <w:rPrChange w:id="2401" w:author="作者">
                <w:rPr/>
              </w:rPrChange>
            </w:rPr>
            <w:delText xml:space="preserve">  adi_int_InstallHandler((IRQn_Type)INTR_TRU0_INT0, SincData0Handler, NULL,  true);    </w:delText>
          </w:r>
        </w:del>
      </w:ins>
    </w:p>
    <w:p w:rsidR="0046097D" w:rsidRDefault="003B377C">
      <w:pPr>
        <w:pStyle w:val="ae"/>
        <w:rPr>
          <w:ins w:id="2402" w:author="作者"/>
          <w:del w:id="2403" w:author="作者"/>
          <w:szCs w:val="18"/>
          <w:rPrChange w:id="2404" w:author="作者">
            <w:rPr>
              <w:ins w:id="2405" w:author="作者"/>
              <w:del w:id="2406" w:author="作者"/>
            </w:rPr>
          </w:rPrChange>
        </w:rPr>
        <w:pPrChange w:id="2407" w:author="作者">
          <w:pPr/>
        </w:pPrChange>
      </w:pPr>
      <w:ins w:id="2408" w:author="作者">
        <w:del w:id="2409" w:author="作者">
          <w:r w:rsidRPr="003B377C">
            <w:rPr>
              <w:szCs w:val="18"/>
              <w:rPrChange w:id="2410" w:author="作者">
                <w:rPr/>
              </w:rPrChange>
            </w:rPr>
            <w:delText xml:space="preserve">  NVIC_SetPriority((IRQn_Type)INTR_TRU0_INT0, 0);</w:delText>
          </w:r>
        </w:del>
      </w:ins>
    </w:p>
    <w:p w:rsidR="0046097D" w:rsidRDefault="0046097D">
      <w:pPr>
        <w:pStyle w:val="ae"/>
        <w:rPr>
          <w:ins w:id="2411" w:author="作者"/>
          <w:del w:id="2412" w:author="作者"/>
          <w:szCs w:val="18"/>
          <w:rPrChange w:id="2413" w:author="作者">
            <w:rPr>
              <w:ins w:id="2414" w:author="作者"/>
              <w:del w:id="2415" w:author="作者"/>
            </w:rPr>
          </w:rPrChange>
        </w:rPr>
        <w:pPrChange w:id="2416" w:author="作者">
          <w:pPr/>
        </w:pPrChange>
      </w:pPr>
    </w:p>
    <w:p w:rsidR="0046097D" w:rsidRDefault="003B377C">
      <w:pPr>
        <w:pStyle w:val="ae"/>
        <w:rPr>
          <w:ins w:id="2417" w:author="作者"/>
          <w:del w:id="2418" w:author="作者"/>
          <w:szCs w:val="18"/>
          <w:rPrChange w:id="2419" w:author="作者">
            <w:rPr>
              <w:ins w:id="2420" w:author="作者"/>
              <w:del w:id="2421" w:author="作者"/>
            </w:rPr>
          </w:rPrChange>
        </w:rPr>
        <w:pPrChange w:id="2422" w:author="作者">
          <w:pPr/>
        </w:pPrChange>
      </w:pPr>
      <w:ins w:id="2423" w:author="作者">
        <w:del w:id="2424" w:author="作者">
          <w:r w:rsidRPr="003B377C">
            <w:rPr>
              <w:szCs w:val="18"/>
              <w:rPrChange w:id="2425" w:author="作者">
                <w:rPr/>
              </w:rPrChange>
            </w:rPr>
            <w:delText xml:space="preserve">  *pREG_SINC0_CTL = (3&lt;&lt;BITP_SINC_CTL_EN3) | (3&lt;&lt;BITP_SINC_CTL_EN2) | (2&lt;&lt;BITP_SINC_CTL_EN1) | (2&lt;&lt;BITP_SINC_CTL_EN0);  </w:delText>
          </w:r>
        </w:del>
      </w:ins>
    </w:p>
    <w:p w:rsidR="0046097D" w:rsidRDefault="0046097D">
      <w:pPr>
        <w:pStyle w:val="ae"/>
        <w:rPr>
          <w:ins w:id="2426" w:author="作者"/>
          <w:del w:id="2427" w:author="作者"/>
          <w:szCs w:val="18"/>
          <w:rPrChange w:id="2428" w:author="作者">
            <w:rPr>
              <w:ins w:id="2429" w:author="作者"/>
              <w:del w:id="2430" w:author="作者"/>
            </w:rPr>
          </w:rPrChange>
        </w:rPr>
        <w:pPrChange w:id="2431" w:author="作者">
          <w:pPr/>
        </w:pPrChange>
      </w:pPr>
    </w:p>
    <w:p w:rsidR="0046097D" w:rsidRDefault="003B377C">
      <w:pPr>
        <w:pStyle w:val="ae"/>
        <w:rPr>
          <w:ins w:id="2432" w:author="作者"/>
          <w:del w:id="2433" w:author="作者"/>
          <w:szCs w:val="18"/>
          <w:rPrChange w:id="2434" w:author="作者">
            <w:rPr>
              <w:ins w:id="2435" w:author="作者"/>
              <w:del w:id="2436" w:author="作者"/>
            </w:rPr>
          </w:rPrChange>
        </w:rPr>
        <w:pPrChange w:id="2437" w:author="作者">
          <w:pPr/>
        </w:pPrChange>
      </w:pPr>
      <w:ins w:id="2438" w:author="作者">
        <w:del w:id="2439" w:author="作者">
          <w:r w:rsidRPr="003B377C">
            <w:rPr>
              <w:szCs w:val="18"/>
              <w:rPrChange w:id="2440" w:author="作者">
                <w:rPr/>
              </w:rPrChange>
            </w:rPr>
            <w:delText xml:space="preserve">  for (int i=0; i&lt;500; i++) // Wait 10us to let data propagate through the filter before setting trip limits. </w:delText>
          </w:r>
        </w:del>
      </w:ins>
    </w:p>
    <w:p w:rsidR="0046097D" w:rsidRDefault="003B377C">
      <w:pPr>
        <w:pStyle w:val="ae"/>
        <w:rPr>
          <w:ins w:id="2441" w:author="作者"/>
          <w:del w:id="2442" w:author="作者"/>
          <w:szCs w:val="18"/>
          <w:rPrChange w:id="2443" w:author="作者">
            <w:rPr>
              <w:ins w:id="2444" w:author="作者"/>
              <w:del w:id="2445" w:author="作者"/>
            </w:rPr>
          </w:rPrChange>
        </w:rPr>
        <w:pPrChange w:id="2446" w:author="作者">
          <w:pPr/>
        </w:pPrChange>
      </w:pPr>
      <w:ins w:id="2447" w:author="作者">
        <w:del w:id="2448" w:author="作者">
          <w:r w:rsidRPr="003B377C">
            <w:rPr>
              <w:szCs w:val="18"/>
              <w:rPrChange w:id="2449" w:author="作者">
                <w:rPr/>
              </w:rPrChange>
            </w:rPr>
            <w:delText xml:space="preserve">    asm("nop;");  </w:delText>
          </w:r>
        </w:del>
      </w:ins>
    </w:p>
    <w:p w:rsidR="0046097D" w:rsidRDefault="0046097D">
      <w:pPr>
        <w:pStyle w:val="ae"/>
        <w:rPr>
          <w:ins w:id="2450" w:author="作者"/>
          <w:del w:id="2451" w:author="作者"/>
          <w:szCs w:val="18"/>
          <w:rPrChange w:id="2452" w:author="作者">
            <w:rPr>
              <w:ins w:id="2453" w:author="作者"/>
              <w:del w:id="2454" w:author="作者"/>
            </w:rPr>
          </w:rPrChange>
        </w:rPr>
        <w:pPrChange w:id="2455" w:author="作者">
          <w:pPr/>
        </w:pPrChange>
      </w:pPr>
    </w:p>
    <w:p w:rsidR="0046097D" w:rsidRDefault="003B377C">
      <w:pPr>
        <w:pStyle w:val="ae"/>
        <w:rPr>
          <w:ins w:id="2456" w:author="作者"/>
          <w:del w:id="2457" w:author="作者"/>
          <w:szCs w:val="18"/>
          <w:rPrChange w:id="2458" w:author="作者">
            <w:rPr>
              <w:ins w:id="2459" w:author="作者"/>
              <w:del w:id="2460" w:author="作者"/>
            </w:rPr>
          </w:rPrChange>
        </w:rPr>
        <w:pPrChange w:id="2461" w:author="作者">
          <w:pPr/>
        </w:pPrChange>
      </w:pPr>
      <w:ins w:id="2462" w:author="作者">
        <w:del w:id="2463" w:author="作者">
          <w:r w:rsidRPr="003B377C">
            <w:rPr>
              <w:szCs w:val="18"/>
              <w:rPrChange w:id="2464" w:author="作者">
                <w:rPr/>
              </w:rPrChange>
            </w:rPr>
            <w:delText xml:space="preserve">  /* Enable &amp; assign used SINC filter pair, and specify interrupt masks */</w:delText>
          </w:r>
        </w:del>
      </w:ins>
    </w:p>
    <w:p w:rsidR="0046097D" w:rsidRDefault="003B377C">
      <w:pPr>
        <w:pStyle w:val="ae"/>
        <w:rPr>
          <w:ins w:id="2465" w:author="作者"/>
          <w:del w:id="2466" w:author="作者"/>
          <w:szCs w:val="18"/>
          <w:rPrChange w:id="2467" w:author="作者">
            <w:rPr>
              <w:ins w:id="2468" w:author="作者"/>
              <w:del w:id="2469" w:author="作者"/>
            </w:rPr>
          </w:rPrChange>
        </w:rPr>
        <w:pPrChange w:id="2470" w:author="作者">
          <w:pPr/>
        </w:pPrChange>
      </w:pPr>
      <w:ins w:id="2471" w:author="作者">
        <w:del w:id="2472" w:author="作者">
          <w:r w:rsidRPr="003B377C">
            <w:rPr>
              <w:szCs w:val="18"/>
              <w:rPrChange w:id="2473" w:author="作者">
                <w:rPr/>
              </w:rPrChange>
            </w:rPr>
            <w:delText xml:space="preserve">  *pREG_SINC0_CTL |= (BITM_SINC_CTL_EPCNT0 | BITM_SINC_CTL_EFOVF0 | BITM_SINC_CTL_ELIM0);    </w:delText>
          </w:r>
        </w:del>
      </w:ins>
    </w:p>
    <w:p w:rsidR="0046097D" w:rsidRDefault="003B377C">
      <w:pPr>
        <w:pStyle w:val="ae"/>
        <w:rPr>
          <w:ins w:id="2474" w:author="作者"/>
          <w:del w:id="2475" w:author="作者"/>
          <w:szCs w:val="18"/>
          <w:rPrChange w:id="2476" w:author="作者">
            <w:rPr>
              <w:ins w:id="2477" w:author="作者"/>
              <w:del w:id="2478" w:author="作者"/>
            </w:rPr>
          </w:rPrChange>
        </w:rPr>
        <w:pPrChange w:id="2479" w:author="作者">
          <w:pPr/>
        </w:pPrChange>
      </w:pPr>
      <w:ins w:id="2480" w:author="作者">
        <w:del w:id="2481" w:author="作者">
          <w:r w:rsidRPr="003B377C">
            <w:rPr>
              <w:szCs w:val="18"/>
              <w:rPrChange w:id="2482" w:author="作者">
                <w:rPr/>
              </w:rPrChange>
            </w:rPr>
            <w:delText xml:space="preserve">  </w:delText>
          </w:r>
        </w:del>
      </w:ins>
    </w:p>
    <w:p w:rsidR="0046097D" w:rsidRDefault="003B377C">
      <w:pPr>
        <w:pStyle w:val="ae"/>
        <w:rPr>
          <w:ins w:id="2483" w:author="作者"/>
          <w:del w:id="2484" w:author="作者"/>
          <w:szCs w:val="18"/>
          <w:rPrChange w:id="2485" w:author="作者">
            <w:rPr>
              <w:ins w:id="2486" w:author="作者"/>
              <w:del w:id="2487" w:author="作者"/>
            </w:rPr>
          </w:rPrChange>
        </w:rPr>
        <w:pPrChange w:id="2488" w:author="作者">
          <w:pPr/>
        </w:pPrChange>
      </w:pPr>
      <w:ins w:id="2489" w:author="作者">
        <w:del w:id="2490" w:author="作者">
          <w:r w:rsidRPr="003B377C">
            <w:rPr>
              <w:szCs w:val="18"/>
              <w:rPrChange w:id="2491" w:author="作者">
                <w:rPr/>
              </w:rPrChange>
            </w:rPr>
            <w:delText xml:space="preserve">  *pREG_SINC0_LIMIT0 = (LMAX&lt;&lt;BITP_SINC_LIMIT0_LMAX) | LMIN; // Limits for filter 0</w:delText>
          </w:r>
        </w:del>
      </w:ins>
    </w:p>
    <w:p w:rsidR="0046097D" w:rsidRDefault="003B377C">
      <w:pPr>
        <w:pStyle w:val="ae"/>
        <w:rPr>
          <w:ins w:id="2492" w:author="作者"/>
          <w:del w:id="2493" w:author="作者"/>
          <w:szCs w:val="18"/>
          <w:rPrChange w:id="2494" w:author="作者">
            <w:rPr>
              <w:ins w:id="2495" w:author="作者"/>
              <w:del w:id="2496" w:author="作者"/>
            </w:rPr>
          </w:rPrChange>
        </w:rPr>
        <w:pPrChange w:id="2497" w:author="作者">
          <w:pPr/>
        </w:pPrChange>
      </w:pPr>
      <w:ins w:id="2498" w:author="作者">
        <w:del w:id="2499" w:author="作者">
          <w:r w:rsidRPr="003B377C">
            <w:rPr>
              <w:szCs w:val="18"/>
              <w:rPrChange w:id="2500" w:author="作者">
                <w:rPr/>
              </w:rPrChange>
            </w:rPr>
            <w:delText xml:space="preserve">  *pREG_SINC0_LIMIT1 = (LMAX&lt;&lt;BITP_SINC_LIMIT1_LMAX) | LMIN; // Limits for filter 1   </w:delText>
          </w:r>
        </w:del>
      </w:ins>
    </w:p>
    <w:p w:rsidR="0046097D" w:rsidRDefault="003B377C">
      <w:pPr>
        <w:pStyle w:val="ae"/>
        <w:rPr>
          <w:ins w:id="2501" w:author="作者"/>
          <w:del w:id="2502" w:author="作者"/>
          <w:szCs w:val="18"/>
          <w:rPrChange w:id="2503" w:author="作者">
            <w:rPr>
              <w:ins w:id="2504" w:author="作者"/>
              <w:del w:id="2505" w:author="作者"/>
            </w:rPr>
          </w:rPrChange>
        </w:rPr>
        <w:pPrChange w:id="2506" w:author="作者">
          <w:pPr/>
        </w:pPrChange>
      </w:pPr>
      <w:ins w:id="2507" w:author="作者">
        <w:del w:id="2508" w:author="作者">
          <w:r w:rsidRPr="003B377C">
            <w:rPr>
              <w:szCs w:val="18"/>
              <w:rPrChange w:id="2509" w:author="作者">
                <w:rPr/>
              </w:rPrChange>
            </w:rPr>
            <w:delText xml:space="preserve">   </w:delText>
          </w:r>
        </w:del>
      </w:ins>
    </w:p>
    <w:p w:rsidR="0046097D" w:rsidRDefault="003B377C">
      <w:pPr>
        <w:pStyle w:val="ae"/>
        <w:rPr>
          <w:ins w:id="2510" w:author="作者"/>
          <w:del w:id="2511" w:author="作者"/>
          <w:szCs w:val="18"/>
          <w:rPrChange w:id="2512" w:author="作者">
            <w:rPr>
              <w:ins w:id="2513" w:author="作者"/>
              <w:del w:id="2514" w:author="作者"/>
            </w:rPr>
          </w:rPrChange>
        </w:rPr>
        <w:pPrChange w:id="2515" w:author="作者">
          <w:pPr/>
        </w:pPrChange>
      </w:pPr>
      <w:ins w:id="2516" w:author="作者">
        <w:del w:id="2517" w:author="作者">
          <w:r w:rsidRPr="003B377C">
            <w:rPr>
              <w:szCs w:val="18"/>
              <w:rPrChange w:id="2518" w:author="作者">
                <w:rPr/>
              </w:rPrChange>
            </w:rPr>
            <w:delText xml:space="preserve">  // SINC filter is now set up but not yet started. We want to sync modulator clock to PWM carrier. To do so let PWM SYNC pulse start GP timer. </w:delText>
          </w:r>
        </w:del>
      </w:ins>
    </w:p>
    <w:p w:rsidR="0046097D" w:rsidRDefault="003B377C">
      <w:pPr>
        <w:pStyle w:val="ae"/>
        <w:rPr>
          <w:ins w:id="2519" w:author="作者"/>
          <w:del w:id="2520" w:author="作者"/>
          <w:szCs w:val="18"/>
          <w:rPrChange w:id="2521" w:author="作者">
            <w:rPr>
              <w:ins w:id="2522" w:author="作者"/>
              <w:del w:id="2523" w:author="作者"/>
            </w:rPr>
          </w:rPrChange>
        </w:rPr>
        <w:pPrChange w:id="2524" w:author="作者">
          <w:pPr/>
        </w:pPrChange>
      </w:pPr>
      <w:ins w:id="2525" w:author="作者">
        <w:del w:id="2526" w:author="作者">
          <w:r w:rsidRPr="003B377C">
            <w:rPr>
              <w:szCs w:val="18"/>
              <w:rPrChange w:id="2527" w:author="作者">
                <w:rPr/>
              </w:rPrChange>
            </w:rPr>
            <w:delText xml:space="preserve">  // GP timer creates a phase shift which is half as the duration of the impulse response of the filter. In that way the true average of the motor </w:delText>
          </w:r>
        </w:del>
      </w:ins>
    </w:p>
    <w:p w:rsidR="0046097D" w:rsidRDefault="003B377C">
      <w:pPr>
        <w:pStyle w:val="ae"/>
        <w:rPr>
          <w:ins w:id="2528" w:author="作者"/>
          <w:del w:id="2529" w:author="作者"/>
          <w:szCs w:val="18"/>
          <w:rPrChange w:id="2530" w:author="作者">
            <w:rPr>
              <w:ins w:id="2531" w:author="作者"/>
              <w:del w:id="2532" w:author="作者"/>
            </w:rPr>
          </w:rPrChange>
        </w:rPr>
        <w:pPrChange w:id="2533" w:author="作者">
          <w:pPr/>
        </w:pPrChange>
      </w:pPr>
      <w:ins w:id="2534" w:author="作者">
        <w:del w:id="2535" w:author="作者">
          <w:r w:rsidRPr="003B377C">
            <w:rPr>
              <w:szCs w:val="18"/>
              <w:rPrChange w:id="2536" w:author="作者">
                <w:rPr/>
              </w:rPrChange>
            </w:rPr>
            <w:delText xml:space="preserve">  // current can be measured.</w:delText>
          </w:r>
        </w:del>
      </w:ins>
    </w:p>
    <w:p w:rsidR="0046097D" w:rsidRDefault="003B377C">
      <w:pPr>
        <w:pStyle w:val="ae"/>
        <w:rPr>
          <w:ins w:id="2537" w:author="作者"/>
          <w:del w:id="2538" w:author="作者"/>
          <w:szCs w:val="18"/>
          <w:rPrChange w:id="2539" w:author="作者">
            <w:rPr>
              <w:ins w:id="2540" w:author="作者"/>
              <w:del w:id="2541" w:author="作者"/>
            </w:rPr>
          </w:rPrChange>
        </w:rPr>
        <w:pPrChange w:id="2542" w:author="作者">
          <w:pPr/>
        </w:pPrChange>
      </w:pPr>
      <w:ins w:id="2543" w:author="作者">
        <w:del w:id="2544" w:author="作者">
          <w:r w:rsidRPr="003B377C">
            <w:rPr>
              <w:szCs w:val="18"/>
              <w:rPrChange w:id="2545" w:author="作者">
                <w:rPr/>
              </w:rPrChange>
            </w:rPr>
            <w:delText xml:space="preserve">  </w:delText>
          </w:r>
        </w:del>
      </w:ins>
    </w:p>
    <w:p w:rsidR="0046097D" w:rsidRDefault="003B377C">
      <w:pPr>
        <w:pStyle w:val="ae"/>
        <w:rPr>
          <w:ins w:id="2546" w:author="作者"/>
          <w:del w:id="2547" w:author="作者"/>
          <w:szCs w:val="18"/>
          <w:rPrChange w:id="2548" w:author="作者">
            <w:rPr>
              <w:ins w:id="2549" w:author="作者"/>
              <w:del w:id="2550" w:author="作者"/>
            </w:rPr>
          </w:rPrChange>
        </w:rPr>
        <w:pPrChange w:id="2551" w:author="作者">
          <w:pPr/>
        </w:pPrChange>
      </w:pPr>
      <w:ins w:id="2552" w:author="作者">
        <w:del w:id="2553" w:author="作者">
          <w:r w:rsidRPr="003B377C">
            <w:rPr>
              <w:szCs w:val="18"/>
              <w:rPrChange w:id="2554" w:author="作者">
                <w:rPr/>
              </w:rPrChange>
            </w:rPr>
            <w:delText xml:space="preserve">  // The timer cannot generate event/trigger at expired pulse width. It does not work. Instead, it can genrerate trigger when counter register</w:delText>
          </w:r>
        </w:del>
      </w:ins>
    </w:p>
    <w:p w:rsidR="0046097D" w:rsidRDefault="003B377C">
      <w:pPr>
        <w:pStyle w:val="ae"/>
        <w:rPr>
          <w:ins w:id="2555" w:author="作者"/>
          <w:del w:id="2556" w:author="作者"/>
          <w:szCs w:val="18"/>
          <w:rPrChange w:id="2557" w:author="作者">
            <w:rPr>
              <w:ins w:id="2558" w:author="作者"/>
              <w:del w:id="2559" w:author="作者"/>
            </w:rPr>
          </w:rPrChange>
        </w:rPr>
        <w:pPrChange w:id="2560" w:author="作者">
          <w:pPr/>
        </w:pPrChange>
      </w:pPr>
      <w:ins w:id="2561" w:author="作者">
        <w:del w:id="2562" w:author="作者">
          <w:r w:rsidRPr="003B377C">
            <w:rPr>
              <w:szCs w:val="18"/>
              <w:rPrChange w:id="2563" w:author="作者">
                <w:rPr/>
              </w:rPrChange>
            </w:rPr>
            <w:delText xml:space="preserve">  // matches delay register. Value of width register does not matter. An alternative is to use continious PWM mode. This works but required different IRW mode (=3)</w:delText>
          </w:r>
        </w:del>
      </w:ins>
    </w:p>
    <w:p w:rsidR="0046097D" w:rsidRDefault="003B377C">
      <w:pPr>
        <w:pStyle w:val="ae"/>
        <w:rPr>
          <w:ins w:id="2564" w:author="作者"/>
          <w:del w:id="2565" w:author="作者"/>
          <w:szCs w:val="18"/>
          <w:rPrChange w:id="2566" w:author="作者">
            <w:rPr>
              <w:ins w:id="2567" w:author="作者"/>
              <w:del w:id="2568" w:author="作者"/>
            </w:rPr>
          </w:rPrChange>
        </w:rPr>
        <w:pPrChange w:id="2569" w:author="作者">
          <w:pPr/>
        </w:pPrChange>
      </w:pPr>
      <w:ins w:id="2570" w:author="作者">
        <w:del w:id="2571" w:author="作者">
          <w:r w:rsidRPr="003B377C">
            <w:rPr>
              <w:szCs w:val="18"/>
              <w:rPrChange w:id="2572" w:author="作者">
                <w:rPr/>
              </w:rPrChange>
            </w:rPr>
            <w:delText xml:space="preserve">  // Set required phase shift in TIMER0_TMRx_DLY register.</w:delText>
          </w:r>
        </w:del>
      </w:ins>
    </w:p>
    <w:p w:rsidR="0046097D" w:rsidRDefault="003B377C">
      <w:pPr>
        <w:pStyle w:val="ae"/>
        <w:rPr>
          <w:ins w:id="2573" w:author="作者"/>
          <w:del w:id="2574" w:author="作者"/>
          <w:szCs w:val="18"/>
          <w:rPrChange w:id="2575" w:author="作者">
            <w:rPr>
              <w:ins w:id="2576" w:author="作者"/>
              <w:del w:id="2577" w:author="作者"/>
            </w:rPr>
          </w:rPrChange>
        </w:rPr>
        <w:pPrChange w:id="2578" w:author="作者">
          <w:pPr/>
        </w:pPrChange>
      </w:pPr>
      <w:ins w:id="2579" w:author="作者">
        <w:del w:id="2580" w:author="作者">
          <w:r w:rsidRPr="003B377C">
            <w:rPr>
              <w:szCs w:val="18"/>
              <w:rPrChange w:id="2581" w:author="作者">
                <w:rPr/>
              </w:rPrChange>
            </w:rPr>
            <w:delText xml:space="preserve">  // Do not start timer here. PWM_SYNC pulse starts timer through TRU.</w:delText>
          </w:r>
        </w:del>
      </w:ins>
    </w:p>
    <w:p w:rsidR="0046097D" w:rsidRDefault="003B377C">
      <w:pPr>
        <w:pStyle w:val="ae"/>
        <w:rPr>
          <w:ins w:id="2582" w:author="作者"/>
          <w:del w:id="2583" w:author="作者"/>
          <w:szCs w:val="18"/>
          <w:rPrChange w:id="2584" w:author="作者">
            <w:rPr>
              <w:ins w:id="2585" w:author="作者"/>
              <w:del w:id="2586" w:author="作者"/>
            </w:rPr>
          </w:rPrChange>
        </w:rPr>
        <w:pPrChange w:id="2587" w:author="作者">
          <w:pPr/>
        </w:pPrChange>
      </w:pPr>
      <w:ins w:id="2588" w:author="作者">
        <w:del w:id="2589" w:author="作者">
          <w:r w:rsidRPr="003B377C">
            <w:rPr>
              <w:szCs w:val="18"/>
              <w:rPrChange w:id="2590" w:author="作者">
                <w:rPr/>
              </w:rPrChange>
            </w:rPr>
            <w:delText xml:space="preserve">  // Enable both timer slave (to start the timer) and trigger master (to start SINC mod clock)</w:delText>
          </w:r>
        </w:del>
      </w:ins>
    </w:p>
    <w:p w:rsidR="0046097D" w:rsidRDefault="003B377C">
      <w:pPr>
        <w:pStyle w:val="ae"/>
        <w:rPr>
          <w:ins w:id="2591" w:author="作者"/>
          <w:del w:id="2592" w:author="作者"/>
          <w:szCs w:val="18"/>
          <w:rPrChange w:id="2593" w:author="作者">
            <w:rPr>
              <w:ins w:id="2594" w:author="作者"/>
              <w:del w:id="2595" w:author="作者"/>
            </w:rPr>
          </w:rPrChange>
        </w:rPr>
        <w:pPrChange w:id="2596" w:author="作者">
          <w:pPr/>
        </w:pPrChange>
      </w:pPr>
      <w:ins w:id="2597" w:author="作者">
        <w:del w:id="2598" w:author="作者">
          <w:r w:rsidRPr="003B377C">
            <w:rPr>
              <w:szCs w:val="18"/>
              <w:rPrChange w:id="2599" w:author="作者">
                <w:rPr/>
              </w:rPrChange>
            </w:rPr>
            <w:delText xml:space="preserve">  // Note, to enable master trigger both TRG_MSK register and valid IRQ mode must be set or trigger won't happen.</w:delText>
          </w:r>
        </w:del>
      </w:ins>
    </w:p>
    <w:p w:rsidR="0046097D" w:rsidRDefault="0046097D">
      <w:pPr>
        <w:pStyle w:val="ae"/>
        <w:rPr>
          <w:ins w:id="2600" w:author="作者"/>
          <w:del w:id="2601" w:author="作者"/>
          <w:szCs w:val="18"/>
          <w:rPrChange w:id="2602" w:author="作者">
            <w:rPr>
              <w:ins w:id="2603" w:author="作者"/>
              <w:del w:id="2604" w:author="作者"/>
            </w:rPr>
          </w:rPrChange>
        </w:rPr>
        <w:pPrChange w:id="2605" w:author="作者">
          <w:pPr/>
        </w:pPrChange>
      </w:pPr>
    </w:p>
    <w:p w:rsidR="0046097D" w:rsidRDefault="003B377C">
      <w:pPr>
        <w:pStyle w:val="ae"/>
        <w:rPr>
          <w:ins w:id="2606" w:author="作者"/>
          <w:del w:id="2607" w:author="作者"/>
          <w:szCs w:val="18"/>
          <w:rPrChange w:id="2608" w:author="作者">
            <w:rPr>
              <w:ins w:id="2609" w:author="作者"/>
              <w:del w:id="2610" w:author="作者"/>
            </w:rPr>
          </w:rPrChange>
        </w:rPr>
        <w:pPrChange w:id="2611" w:author="作者">
          <w:pPr/>
        </w:pPrChange>
      </w:pPr>
      <w:ins w:id="2612" w:author="作者">
        <w:del w:id="2613" w:author="作者">
          <w:r w:rsidRPr="003B377C">
            <w:rPr>
              <w:szCs w:val="18"/>
              <w:rPrChange w:id="2614" w:author="作者">
                <w:rPr/>
              </w:rPrChange>
            </w:rPr>
            <w:delText xml:space="preserve">  // With Dual SINC we are running with two different decimation rates but we are only using one clock. The clock from the LDR group is ignored and only the clock </w:delText>
          </w:r>
        </w:del>
      </w:ins>
    </w:p>
    <w:p w:rsidR="0046097D" w:rsidRDefault="003B377C">
      <w:pPr>
        <w:pStyle w:val="ae"/>
        <w:rPr>
          <w:ins w:id="2615" w:author="作者"/>
          <w:del w:id="2616" w:author="作者"/>
          <w:szCs w:val="18"/>
          <w:rPrChange w:id="2617" w:author="作者">
            <w:rPr>
              <w:ins w:id="2618" w:author="作者"/>
              <w:del w:id="2619" w:author="作者"/>
            </w:rPr>
          </w:rPrChange>
        </w:rPr>
        <w:pPrChange w:id="2620" w:author="作者">
          <w:pPr/>
        </w:pPrChange>
      </w:pPr>
      <w:ins w:id="2621" w:author="作者">
        <w:del w:id="2622" w:author="作者">
          <w:r w:rsidRPr="003B377C">
            <w:rPr>
              <w:szCs w:val="18"/>
              <w:rPrChange w:id="2623" w:author="作者">
                <w:rPr/>
              </w:rPrChange>
            </w:rPr>
            <w:delText xml:space="preserve">  // from the HDR group is applied to the conveters. The modulation clock frequencey are the same for both groups but the phase is not automatically adjusted. </w:delText>
          </w:r>
        </w:del>
      </w:ins>
    </w:p>
    <w:p w:rsidR="0046097D" w:rsidRDefault="003B377C">
      <w:pPr>
        <w:pStyle w:val="ae"/>
        <w:rPr>
          <w:ins w:id="2624" w:author="作者"/>
          <w:del w:id="2625" w:author="作者"/>
          <w:szCs w:val="18"/>
          <w:rPrChange w:id="2626" w:author="作者">
            <w:rPr>
              <w:ins w:id="2627" w:author="作者"/>
              <w:del w:id="2628" w:author="作者"/>
            </w:rPr>
          </w:rPrChange>
        </w:rPr>
        <w:pPrChange w:id="2629" w:author="作者">
          <w:pPr/>
        </w:pPrChange>
      </w:pPr>
      <w:ins w:id="2630" w:author="作者">
        <w:del w:id="2631" w:author="作者">
          <w:r w:rsidRPr="003B377C">
            <w:rPr>
              <w:szCs w:val="18"/>
              <w:rPrChange w:id="2632" w:author="作者">
                <w:rPr/>
              </w:rPrChange>
            </w:rPr>
            <w:delText xml:space="preserve">  // Special care must be taken to make sure the both clocks align. To control phase the startup delay of the LDR group can be adjust. For example, if we are running with </w:delText>
          </w:r>
        </w:del>
      </w:ins>
    </w:p>
    <w:p w:rsidR="0046097D" w:rsidRDefault="003B377C">
      <w:pPr>
        <w:pStyle w:val="ae"/>
        <w:rPr>
          <w:ins w:id="2633" w:author="作者"/>
          <w:del w:id="2634" w:author="作者"/>
          <w:szCs w:val="18"/>
          <w:rPrChange w:id="2635" w:author="作者">
            <w:rPr>
              <w:ins w:id="2636" w:author="作者"/>
              <w:del w:id="2637" w:author="作者"/>
            </w:rPr>
          </w:rPrChange>
        </w:rPr>
        <w:pPrChange w:id="2638" w:author="作者">
          <w:pPr/>
        </w:pPrChange>
      </w:pPr>
      <w:ins w:id="2639" w:author="作者">
        <w:del w:id="2640" w:author="作者">
          <w:r w:rsidRPr="003B377C">
            <w:rPr>
              <w:szCs w:val="18"/>
              <w:rPrChange w:id="2641" w:author="作者">
                <w:rPr/>
              </w:rPrChange>
            </w:rPr>
            <w:delText xml:space="preserve">  // sclk=80MHz and fmod=8kHz the phase is adjusted in 10 steps. Add 5 counts to the startup delay addes 180 degrees to the clock phase.</w:delText>
          </w:r>
        </w:del>
      </w:ins>
    </w:p>
    <w:p w:rsidR="0046097D" w:rsidRDefault="003B377C">
      <w:pPr>
        <w:pStyle w:val="ae"/>
        <w:rPr>
          <w:ins w:id="2642" w:author="作者"/>
          <w:del w:id="2643" w:author="作者"/>
          <w:szCs w:val="18"/>
          <w:rPrChange w:id="2644" w:author="作者">
            <w:rPr>
              <w:ins w:id="2645" w:author="作者"/>
              <w:del w:id="2646" w:author="作者"/>
            </w:rPr>
          </w:rPrChange>
        </w:rPr>
        <w:pPrChange w:id="2647" w:author="作者">
          <w:pPr/>
        </w:pPrChange>
      </w:pPr>
      <w:ins w:id="2648" w:author="作者">
        <w:del w:id="2649" w:author="作者">
          <w:r w:rsidRPr="003B377C">
            <w:rPr>
              <w:szCs w:val="18"/>
              <w:rPrChange w:id="2650" w:author="作者">
                <w:rPr/>
              </w:rPrChange>
            </w:rPr>
            <w:delText xml:space="preserve">  // The numbers used below give the right phase as well as the right delay. Be very careful if any changes are made to clocks!</w:delText>
          </w:r>
        </w:del>
      </w:ins>
    </w:p>
    <w:p w:rsidR="0046097D" w:rsidRDefault="003B377C">
      <w:pPr>
        <w:pStyle w:val="ae"/>
        <w:rPr>
          <w:ins w:id="2651" w:author="作者"/>
          <w:del w:id="2652" w:author="作者"/>
          <w:szCs w:val="18"/>
          <w:rPrChange w:id="2653" w:author="作者">
            <w:rPr>
              <w:ins w:id="2654" w:author="作者"/>
              <w:del w:id="2655" w:author="作者"/>
            </w:rPr>
          </w:rPrChange>
        </w:rPr>
        <w:pPrChange w:id="2656" w:author="作者">
          <w:pPr/>
        </w:pPrChange>
      </w:pPr>
      <w:ins w:id="2657" w:author="作者">
        <w:del w:id="2658" w:author="作者">
          <w:r w:rsidRPr="003B377C">
            <w:rPr>
              <w:szCs w:val="18"/>
              <w:rPrChange w:id="2659" w:author="作者">
                <w:rPr/>
              </w:rPrChange>
            </w:rPr>
            <w:delText xml:space="preserve">  </w:delText>
          </w:r>
        </w:del>
      </w:ins>
    </w:p>
    <w:p w:rsidR="0046097D" w:rsidRDefault="003B377C">
      <w:pPr>
        <w:pStyle w:val="ae"/>
        <w:rPr>
          <w:ins w:id="2660" w:author="作者"/>
          <w:del w:id="2661" w:author="作者"/>
          <w:szCs w:val="18"/>
          <w:rPrChange w:id="2662" w:author="作者">
            <w:rPr>
              <w:ins w:id="2663" w:author="作者"/>
              <w:del w:id="2664" w:author="作者"/>
            </w:rPr>
          </w:rPrChange>
        </w:rPr>
        <w:pPrChange w:id="2665" w:author="作者">
          <w:pPr/>
        </w:pPrChange>
      </w:pPr>
      <w:ins w:id="2666" w:author="作者">
        <w:del w:id="2667" w:author="作者">
          <w:r w:rsidRPr="003B377C">
            <w:rPr>
              <w:szCs w:val="18"/>
              <w:rPrChange w:id="2668" w:author="作者">
                <w:rPr/>
              </w:rPrChange>
            </w:rPr>
            <w:delText xml:space="preserve">  // Disable Timer First</w:delText>
          </w:r>
        </w:del>
      </w:ins>
    </w:p>
    <w:p w:rsidR="0046097D" w:rsidRDefault="003B377C">
      <w:pPr>
        <w:pStyle w:val="ae"/>
        <w:rPr>
          <w:ins w:id="2669" w:author="作者"/>
          <w:del w:id="2670" w:author="作者"/>
          <w:szCs w:val="18"/>
          <w:rPrChange w:id="2671" w:author="作者">
            <w:rPr>
              <w:ins w:id="2672" w:author="作者"/>
              <w:del w:id="2673" w:author="作者"/>
            </w:rPr>
          </w:rPrChange>
        </w:rPr>
        <w:pPrChange w:id="2674" w:author="作者">
          <w:pPr/>
        </w:pPrChange>
      </w:pPr>
      <w:ins w:id="2675" w:author="作者">
        <w:del w:id="2676" w:author="作者">
          <w:r w:rsidRPr="003B377C">
            <w:rPr>
              <w:szCs w:val="18"/>
              <w:rPrChange w:id="2677" w:author="作者">
                <w:rPr/>
              </w:rPrChange>
            </w:rPr>
            <w:delText xml:space="preserve">  *pREG_TIMER0_STOP_CFG_SET = BITM_TIMER_STOP_CFG_TMR02; </w:delText>
          </w:r>
        </w:del>
      </w:ins>
    </w:p>
    <w:p w:rsidR="0046097D" w:rsidRDefault="003B377C">
      <w:pPr>
        <w:pStyle w:val="ae"/>
        <w:rPr>
          <w:ins w:id="2678" w:author="作者"/>
          <w:del w:id="2679" w:author="作者"/>
          <w:szCs w:val="18"/>
          <w:rPrChange w:id="2680" w:author="作者">
            <w:rPr>
              <w:ins w:id="2681" w:author="作者"/>
              <w:del w:id="2682" w:author="作者"/>
            </w:rPr>
          </w:rPrChange>
        </w:rPr>
        <w:pPrChange w:id="2683" w:author="作者">
          <w:pPr/>
        </w:pPrChange>
      </w:pPr>
      <w:ins w:id="2684" w:author="作者">
        <w:del w:id="2685" w:author="作者">
          <w:r w:rsidRPr="003B377C">
            <w:rPr>
              <w:szCs w:val="18"/>
              <w:rPrChange w:id="2686" w:author="作者">
                <w:rPr/>
              </w:rPrChange>
            </w:rPr>
            <w:delText xml:space="preserve">  *pREG_TIMER0_RUN_CLR = BITM_TIMER_RUN_SET_TMR02;</w:delText>
          </w:r>
        </w:del>
      </w:ins>
    </w:p>
    <w:p w:rsidR="0046097D" w:rsidRDefault="0046097D">
      <w:pPr>
        <w:pStyle w:val="ae"/>
        <w:rPr>
          <w:ins w:id="2687" w:author="作者"/>
          <w:del w:id="2688" w:author="作者"/>
          <w:szCs w:val="18"/>
          <w:rPrChange w:id="2689" w:author="作者">
            <w:rPr>
              <w:ins w:id="2690" w:author="作者"/>
              <w:del w:id="2691" w:author="作者"/>
            </w:rPr>
          </w:rPrChange>
        </w:rPr>
        <w:pPrChange w:id="2692" w:author="作者">
          <w:pPr/>
        </w:pPrChange>
      </w:pPr>
    </w:p>
    <w:p w:rsidR="0046097D" w:rsidRDefault="003B377C">
      <w:pPr>
        <w:pStyle w:val="ae"/>
        <w:rPr>
          <w:ins w:id="2693" w:author="作者"/>
          <w:del w:id="2694" w:author="作者"/>
          <w:szCs w:val="18"/>
          <w:rPrChange w:id="2695" w:author="作者">
            <w:rPr>
              <w:ins w:id="2696" w:author="作者"/>
              <w:del w:id="2697" w:author="作者"/>
            </w:rPr>
          </w:rPrChange>
        </w:rPr>
        <w:pPrChange w:id="2698" w:author="作者">
          <w:pPr/>
        </w:pPrChange>
      </w:pPr>
      <w:ins w:id="2699" w:author="作者">
        <w:del w:id="2700" w:author="作者">
          <w:r w:rsidRPr="003B377C">
            <w:rPr>
              <w:szCs w:val="18"/>
              <w:rPrChange w:id="2701" w:author="作者">
                <w:rPr/>
              </w:rPrChange>
            </w:rPr>
            <w:delText xml:space="preserve">  *pREG_TIMER0_TMR2_CFG = ENUM_TIMER_TMR_CFG_PWMSING_MODE | ENUM_TIMER_TMR_CFG_IRQMODE1 | </w:delText>
          </w:r>
        </w:del>
      </w:ins>
    </w:p>
    <w:p w:rsidR="0046097D" w:rsidRDefault="003B377C">
      <w:pPr>
        <w:pStyle w:val="ae"/>
        <w:rPr>
          <w:ins w:id="2702" w:author="作者"/>
          <w:del w:id="2703" w:author="作者"/>
          <w:szCs w:val="18"/>
          <w:rPrChange w:id="2704" w:author="作者">
            <w:rPr>
              <w:ins w:id="2705" w:author="作者"/>
              <w:del w:id="2706" w:author="作者"/>
            </w:rPr>
          </w:rPrChange>
        </w:rPr>
        <w:pPrChange w:id="2707" w:author="作者">
          <w:pPr/>
        </w:pPrChange>
      </w:pPr>
      <w:ins w:id="2708" w:author="作者">
        <w:del w:id="2709" w:author="作者">
          <w:r w:rsidRPr="003B377C">
            <w:rPr>
              <w:szCs w:val="18"/>
              <w:rPrChange w:id="2710" w:author="作者">
                <w:rPr/>
              </w:rPrChange>
            </w:rPr>
            <w:delText xml:space="preserve">                          ENUM_TIMER_TMR_CFG_TRIGSTART | ENUM_TIMER_TMR_CFG_POS_EDGE | </w:delText>
          </w:r>
        </w:del>
      </w:ins>
    </w:p>
    <w:p w:rsidR="0046097D" w:rsidRDefault="003B377C">
      <w:pPr>
        <w:pStyle w:val="ae"/>
        <w:rPr>
          <w:ins w:id="2711" w:author="作者"/>
          <w:del w:id="2712" w:author="作者"/>
          <w:szCs w:val="18"/>
          <w:rPrChange w:id="2713" w:author="作者">
            <w:rPr>
              <w:ins w:id="2714" w:author="作者"/>
              <w:del w:id="2715" w:author="作者"/>
            </w:rPr>
          </w:rPrChange>
        </w:rPr>
        <w:pPrChange w:id="2716" w:author="作者">
          <w:pPr/>
        </w:pPrChange>
      </w:pPr>
      <w:ins w:id="2717" w:author="作者">
        <w:del w:id="2718" w:author="作者">
          <w:r w:rsidRPr="003B377C">
            <w:rPr>
              <w:szCs w:val="18"/>
              <w:rPrChange w:id="2719" w:author="作者">
                <w:rPr/>
              </w:rPrChange>
            </w:rPr>
            <w:delText xml:space="preserve">                          ENUM_TIMER_TMR_CFG_PADOUT_EN |ENUM_TIMER_TMR_CFG_EMU_CNT; </w:delText>
          </w:r>
        </w:del>
      </w:ins>
    </w:p>
    <w:p w:rsidR="0046097D" w:rsidRDefault="003B377C">
      <w:pPr>
        <w:pStyle w:val="ae"/>
        <w:rPr>
          <w:ins w:id="2720" w:author="作者"/>
          <w:del w:id="2721" w:author="作者"/>
          <w:szCs w:val="18"/>
          <w:rPrChange w:id="2722" w:author="作者">
            <w:rPr>
              <w:ins w:id="2723" w:author="作者"/>
              <w:del w:id="2724" w:author="作者"/>
            </w:rPr>
          </w:rPrChange>
        </w:rPr>
        <w:pPrChange w:id="2725" w:author="作者">
          <w:pPr/>
        </w:pPrChange>
      </w:pPr>
      <w:ins w:id="2726" w:author="作者">
        <w:del w:id="2727" w:author="作者">
          <w:r w:rsidRPr="003B377C">
            <w:rPr>
              <w:szCs w:val="18"/>
              <w:rPrChange w:id="2728" w:author="作者">
                <w:rPr/>
              </w:rPrChange>
            </w:rPr>
            <w:delText xml:space="preserve">   </w:delText>
          </w:r>
        </w:del>
      </w:ins>
    </w:p>
    <w:p w:rsidR="0046097D" w:rsidRDefault="003B377C">
      <w:pPr>
        <w:pStyle w:val="ae"/>
        <w:rPr>
          <w:ins w:id="2729" w:author="作者"/>
          <w:del w:id="2730" w:author="作者"/>
          <w:szCs w:val="18"/>
          <w:rPrChange w:id="2731" w:author="作者">
            <w:rPr>
              <w:ins w:id="2732" w:author="作者"/>
              <w:del w:id="2733" w:author="作者"/>
            </w:rPr>
          </w:rPrChange>
        </w:rPr>
        <w:pPrChange w:id="2734" w:author="作者">
          <w:pPr/>
        </w:pPrChange>
      </w:pPr>
      <w:ins w:id="2735" w:author="作者">
        <w:del w:id="2736" w:author="作者">
          <w:r w:rsidRPr="003B377C">
            <w:rPr>
              <w:szCs w:val="18"/>
              <w:rPrChange w:id="2737" w:author="作者">
                <w:rPr/>
              </w:rPrChange>
            </w:rPr>
            <w:delText xml:space="preserve">  *pREG_TIMER0_TMR2_DLY = (uint32_t)((fsysclk/SINC_MODCLK) * SINC_N * (HDR-1)/2);  // t_mod*N(DR-1)/2</w:delText>
          </w:r>
        </w:del>
      </w:ins>
    </w:p>
    <w:p w:rsidR="0046097D" w:rsidRDefault="003B377C">
      <w:pPr>
        <w:pStyle w:val="ae"/>
        <w:rPr>
          <w:ins w:id="2738" w:author="作者"/>
          <w:del w:id="2739" w:author="作者"/>
          <w:szCs w:val="18"/>
          <w:rPrChange w:id="2740" w:author="作者">
            <w:rPr>
              <w:ins w:id="2741" w:author="作者"/>
              <w:del w:id="2742" w:author="作者"/>
            </w:rPr>
          </w:rPrChange>
        </w:rPr>
        <w:pPrChange w:id="2743" w:author="作者">
          <w:pPr/>
        </w:pPrChange>
      </w:pPr>
      <w:ins w:id="2744" w:author="作者">
        <w:del w:id="2745" w:author="作者">
          <w:r w:rsidRPr="003B377C">
            <w:rPr>
              <w:szCs w:val="18"/>
              <w:rPrChange w:id="2746" w:author="作者">
                <w:rPr/>
              </w:rPrChange>
            </w:rPr>
            <w:delText xml:space="preserve">  *pREG_TIMER0_TMR2_WID = *pREG_TIMER0_TMR2_DLY &lt;&lt; 1;  // Width register just has to be greater than delay register -&gt; multiply with 2</w:delText>
          </w:r>
        </w:del>
      </w:ins>
    </w:p>
    <w:p w:rsidR="0046097D" w:rsidRDefault="003B377C">
      <w:pPr>
        <w:pStyle w:val="ae"/>
        <w:rPr>
          <w:ins w:id="2747" w:author="作者"/>
          <w:del w:id="2748" w:author="作者"/>
          <w:szCs w:val="18"/>
          <w:rPrChange w:id="2749" w:author="作者">
            <w:rPr>
              <w:ins w:id="2750" w:author="作者"/>
              <w:del w:id="2751" w:author="作者"/>
            </w:rPr>
          </w:rPrChange>
        </w:rPr>
        <w:pPrChange w:id="2752" w:author="作者">
          <w:pPr/>
        </w:pPrChange>
      </w:pPr>
      <w:ins w:id="2753" w:author="作者">
        <w:del w:id="2754" w:author="作者">
          <w:r w:rsidRPr="003B377C">
            <w:rPr>
              <w:szCs w:val="18"/>
              <w:rPrChange w:id="2755" w:author="作者">
                <w:rPr/>
              </w:rPrChange>
            </w:rPr>
            <w:delText xml:space="preserve">      </w:delText>
          </w:r>
        </w:del>
      </w:ins>
    </w:p>
    <w:p w:rsidR="0046097D" w:rsidRDefault="003B377C">
      <w:pPr>
        <w:pStyle w:val="ae"/>
        <w:rPr>
          <w:ins w:id="2756" w:author="作者"/>
          <w:del w:id="2757" w:author="作者"/>
          <w:szCs w:val="18"/>
          <w:rPrChange w:id="2758" w:author="作者">
            <w:rPr>
              <w:ins w:id="2759" w:author="作者"/>
              <w:del w:id="2760" w:author="作者"/>
            </w:rPr>
          </w:rPrChange>
        </w:rPr>
        <w:pPrChange w:id="2761" w:author="作者">
          <w:pPr/>
        </w:pPrChange>
      </w:pPr>
      <w:ins w:id="2762" w:author="作者">
        <w:del w:id="2763" w:author="作者">
          <w:r w:rsidRPr="003B377C">
            <w:rPr>
              <w:szCs w:val="18"/>
              <w:rPrChange w:id="2764" w:author="作者">
                <w:rPr/>
              </w:rPrChange>
            </w:rPr>
            <w:delText xml:space="preserve">  *pREG_TIMER0_TRG_MSK &amp;= ~BITM_TIMER_TRG_MSK_TMR02;     </w:delText>
          </w:r>
        </w:del>
      </w:ins>
    </w:p>
    <w:p w:rsidR="0046097D" w:rsidRDefault="003B377C">
      <w:pPr>
        <w:pStyle w:val="ae"/>
        <w:rPr>
          <w:ins w:id="2765" w:author="作者"/>
          <w:del w:id="2766" w:author="作者"/>
          <w:szCs w:val="18"/>
          <w:rPrChange w:id="2767" w:author="作者">
            <w:rPr>
              <w:ins w:id="2768" w:author="作者"/>
              <w:del w:id="2769" w:author="作者"/>
            </w:rPr>
          </w:rPrChange>
        </w:rPr>
        <w:pPrChange w:id="2770" w:author="作者">
          <w:pPr/>
        </w:pPrChange>
      </w:pPr>
      <w:ins w:id="2771" w:author="作者">
        <w:del w:id="2772" w:author="作者">
          <w:r w:rsidRPr="003B377C">
            <w:rPr>
              <w:szCs w:val="18"/>
              <w:rPrChange w:id="2773" w:author="作者">
                <w:rPr/>
              </w:rPrChange>
            </w:rPr>
            <w:delText xml:space="preserve">  *pREG_TIMER0_TRG_IE |= BITM_TIMER_TRG_IE_TMR02;</w:delText>
          </w:r>
        </w:del>
      </w:ins>
    </w:p>
    <w:p w:rsidR="00681444" w:rsidRPr="00681444" w:rsidDel="00F65883" w:rsidRDefault="003B377C">
      <w:pPr>
        <w:pStyle w:val="ae"/>
        <w:rPr>
          <w:ins w:id="2774" w:author="作者"/>
          <w:del w:id="2775" w:author="作者"/>
          <w:szCs w:val="18"/>
        </w:rPr>
      </w:pPr>
      <w:ins w:id="2776" w:author="作者">
        <w:del w:id="2777" w:author="作者">
          <w:r w:rsidRPr="003B377C">
            <w:rPr>
              <w:szCs w:val="18"/>
              <w:rPrChange w:id="2778" w:author="作者">
                <w:rPr/>
              </w:rPrChange>
            </w:rPr>
            <w:delText>}</w:delText>
          </w:r>
          <w:r w:rsidR="00681444" w:rsidRPr="00681444" w:rsidDel="00F65883">
            <w:delText xml:space="preserve"> </w:delText>
          </w:r>
        </w:del>
      </w:ins>
    </w:p>
    <w:p w:rsidR="0046097D" w:rsidRDefault="00681444">
      <w:pPr>
        <w:pStyle w:val="ae"/>
        <w:numPr>
          <w:ilvl w:val="0"/>
          <w:numId w:val="25"/>
        </w:numPr>
        <w:ind w:left="360"/>
        <w:rPr>
          <w:ins w:id="2779" w:author="作者"/>
          <w:szCs w:val="18"/>
        </w:rPr>
        <w:pPrChange w:id="2780" w:author="作者">
          <w:pPr/>
        </w:pPrChange>
      </w:pPr>
      <w:ins w:id="2781" w:author="作者">
        <w:r w:rsidRPr="00681444">
          <w:rPr>
            <w:szCs w:val="18"/>
          </w:rPr>
          <w:t>NVIC_SetPriority((IRQn_Type)INTR_TRU0_INT0, 0);</w:t>
        </w:r>
      </w:ins>
    </w:p>
    <w:p w:rsidR="0046097D" w:rsidRDefault="0046097D">
      <w:pPr>
        <w:pStyle w:val="ae"/>
        <w:rPr>
          <w:ins w:id="2782" w:author="作者"/>
          <w:szCs w:val="18"/>
        </w:rPr>
        <w:pPrChange w:id="2783" w:author="作者">
          <w:pPr/>
        </w:pPrChange>
      </w:pPr>
    </w:p>
    <w:p w:rsidR="0046097D" w:rsidRDefault="000D5282">
      <w:pPr>
        <w:pStyle w:val="ae"/>
        <w:numPr>
          <w:ilvl w:val="0"/>
          <w:numId w:val="25"/>
        </w:numPr>
        <w:ind w:left="360"/>
        <w:rPr>
          <w:ins w:id="2784" w:author="作者"/>
          <w:szCs w:val="18"/>
          <w:rPrChange w:id="2785" w:author="作者">
            <w:rPr>
              <w:ins w:id="2786" w:author="作者"/>
              <w:szCs w:val="18"/>
            </w:rPr>
          </w:rPrChange>
        </w:rPr>
        <w:pPrChange w:id="2787" w:author="作者">
          <w:pPr/>
        </w:pPrChange>
      </w:pPr>
      <w:ins w:id="2788" w:author="作者">
        <w:del w:id="2789" w:author="作者">
          <w:r w:rsidDel="00F65883">
            <w:rPr>
              <w:szCs w:val="18"/>
            </w:rPr>
            <w:delText xml:space="preserve">    </w:delText>
          </w:r>
        </w:del>
        <w:r w:rsidR="003B377C" w:rsidRPr="003B377C">
          <w:rPr>
            <w:szCs w:val="18"/>
            <w:rPrChange w:id="2790" w:author="作者">
              <w:rPr>
                <w:szCs w:val="18"/>
              </w:rPr>
            </w:rPrChange>
          </w:rPr>
          <w:t>//Enable filters</w:t>
        </w:r>
      </w:ins>
    </w:p>
    <w:p w:rsidR="0046097D" w:rsidRDefault="00D7521D">
      <w:pPr>
        <w:pStyle w:val="ae"/>
        <w:numPr>
          <w:ilvl w:val="0"/>
          <w:numId w:val="25"/>
        </w:numPr>
        <w:ind w:left="360"/>
        <w:rPr>
          <w:ins w:id="2791" w:author="作者"/>
          <w:szCs w:val="18"/>
        </w:rPr>
        <w:pPrChange w:id="2792" w:author="作者">
          <w:pPr>
            <w:pStyle w:val="ae"/>
          </w:pPr>
        </w:pPrChange>
      </w:pPr>
      <w:ins w:id="2793" w:author="作者">
        <w:r w:rsidRPr="00D7521D">
          <w:rPr>
            <w:szCs w:val="18"/>
          </w:rPr>
          <w:t xml:space="preserve">*pREG_SINC0_CTL = (3&lt;&lt;BITP_SINC_CTL_EN3) | (3&lt;&lt;BITP_SINC_CTL_EN2) | </w:t>
        </w:r>
      </w:ins>
    </w:p>
    <w:p w:rsidR="0046097D" w:rsidRDefault="00F57C19">
      <w:pPr>
        <w:pStyle w:val="ae"/>
        <w:numPr>
          <w:ilvl w:val="0"/>
          <w:numId w:val="25"/>
        </w:numPr>
        <w:ind w:left="360"/>
        <w:rPr>
          <w:ins w:id="2794" w:author="作者"/>
          <w:szCs w:val="18"/>
        </w:rPr>
        <w:pPrChange w:id="2795" w:author="作者">
          <w:pPr>
            <w:pStyle w:val="ae"/>
          </w:pPr>
        </w:pPrChange>
      </w:pPr>
      <w:ins w:id="2796" w:author="作者">
        <w:r>
          <w:rPr>
            <w:szCs w:val="18"/>
          </w:rPr>
          <w:t xml:space="preserve">                  </w:t>
        </w:r>
        <w:r w:rsidR="00D7521D" w:rsidRPr="00D7521D">
          <w:rPr>
            <w:szCs w:val="18"/>
          </w:rPr>
          <w:t xml:space="preserve">(2&lt;&lt;BITP_SINC_CTL_EN1) | (2&lt;&lt;BITP_SINC_CTL_EN0); </w:t>
        </w:r>
      </w:ins>
    </w:p>
    <w:p w:rsidR="00D7521D" w:rsidRPr="00D7521D" w:rsidRDefault="00D7521D">
      <w:pPr>
        <w:pStyle w:val="ae"/>
        <w:rPr>
          <w:ins w:id="2797" w:author="作者"/>
          <w:szCs w:val="18"/>
        </w:rPr>
      </w:pPr>
      <w:ins w:id="2798" w:author="作者">
        <w:r w:rsidRPr="00D7521D">
          <w:rPr>
            <w:szCs w:val="18"/>
          </w:rPr>
          <w:t xml:space="preserve"> </w:t>
        </w:r>
      </w:ins>
    </w:p>
    <w:p w:rsidR="0046097D" w:rsidRDefault="000D5282">
      <w:pPr>
        <w:pStyle w:val="ae"/>
        <w:numPr>
          <w:ilvl w:val="0"/>
          <w:numId w:val="25"/>
        </w:numPr>
        <w:ind w:left="360"/>
        <w:rPr>
          <w:ins w:id="2799" w:author="作者"/>
          <w:szCs w:val="18"/>
        </w:rPr>
        <w:pPrChange w:id="2800" w:author="作者">
          <w:pPr>
            <w:pStyle w:val="ae"/>
          </w:pPr>
        </w:pPrChange>
      </w:pPr>
      <w:ins w:id="2801" w:author="作者">
        <w:r w:rsidRPr="000D5282">
          <w:rPr>
            <w:szCs w:val="18"/>
          </w:rPr>
          <w:lastRenderedPageBreak/>
          <w:t xml:space="preserve">// Wait 10us to let data propagate through the filter before setting trip limits. </w:t>
        </w:r>
      </w:ins>
    </w:p>
    <w:p w:rsidR="0046097D" w:rsidRDefault="00D7521D">
      <w:pPr>
        <w:pStyle w:val="ae"/>
        <w:numPr>
          <w:ilvl w:val="0"/>
          <w:numId w:val="25"/>
        </w:numPr>
        <w:ind w:left="360"/>
        <w:rPr>
          <w:ins w:id="2802" w:author="作者"/>
          <w:szCs w:val="18"/>
        </w:rPr>
        <w:pPrChange w:id="2803" w:author="作者">
          <w:pPr>
            <w:pStyle w:val="ae"/>
          </w:pPr>
        </w:pPrChange>
      </w:pPr>
      <w:ins w:id="2804" w:author="作者">
        <w:r w:rsidRPr="00D7521D">
          <w:rPr>
            <w:szCs w:val="18"/>
          </w:rPr>
          <w:t xml:space="preserve">for (int i=0; i&lt;500; i++) </w:t>
        </w:r>
      </w:ins>
    </w:p>
    <w:p w:rsidR="0046097D" w:rsidRDefault="00B576DC">
      <w:pPr>
        <w:pStyle w:val="ae"/>
        <w:numPr>
          <w:ilvl w:val="0"/>
          <w:numId w:val="25"/>
        </w:numPr>
        <w:ind w:left="360"/>
        <w:rPr>
          <w:ins w:id="2805" w:author="作者"/>
          <w:szCs w:val="18"/>
        </w:rPr>
        <w:pPrChange w:id="2806" w:author="作者">
          <w:pPr>
            <w:pStyle w:val="ae"/>
          </w:pPr>
        </w:pPrChange>
      </w:pPr>
      <w:ins w:id="2807" w:author="作者">
        <w:r>
          <w:rPr>
            <w:szCs w:val="18"/>
          </w:rPr>
          <w:t xml:space="preserve">   </w:t>
        </w:r>
        <w:r w:rsidR="00D7521D" w:rsidRPr="00D7521D">
          <w:rPr>
            <w:szCs w:val="18"/>
          </w:rPr>
          <w:t xml:space="preserve">asm("nop;");  </w:t>
        </w:r>
      </w:ins>
    </w:p>
    <w:p w:rsidR="00D7521D" w:rsidRPr="00D7521D" w:rsidRDefault="00D7521D" w:rsidP="00D7521D">
      <w:pPr>
        <w:pStyle w:val="ae"/>
        <w:rPr>
          <w:ins w:id="2808" w:author="作者"/>
          <w:szCs w:val="18"/>
        </w:rPr>
      </w:pPr>
    </w:p>
    <w:p w:rsidR="0046097D" w:rsidRDefault="00D7521D">
      <w:pPr>
        <w:pStyle w:val="ae"/>
        <w:numPr>
          <w:ilvl w:val="0"/>
          <w:numId w:val="25"/>
        </w:numPr>
        <w:ind w:left="360"/>
        <w:rPr>
          <w:ins w:id="2809" w:author="作者"/>
          <w:szCs w:val="18"/>
        </w:rPr>
        <w:pPrChange w:id="2810" w:author="作者">
          <w:pPr>
            <w:pStyle w:val="ae"/>
          </w:pPr>
        </w:pPrChange>
      </w:pPr>
      <w:ins w:id="2811" w:author="作者">
        <w:del w:id="2812" w:author="作者">
          <w:r w:rsidRPr="00D7521D" w:rsidDel="008363A1">
            <w:rPr>
              <w:szCs w:val="18"/>
            </w:rPr>
            <w:delText xml:space="preserve">  </w:delText>
          </w:r>
        </w:del>
        <w:r w:rsidRPr="00D7521D">
          <w:rPr>
            <w:szCs w:val="18"/>
          </w:rPr>
          <w:t>/</w:t>
        </w:r>
        <w:del w:id="2813" w:author="作者">
          <w:r w:rsidRPr="00D7521D" w:rsidDel="00A53487">
            <w:rPr>
              <w:szCs w:val="18"/>
            </w:rPr>
            <w:delText>*</w:delText>
          </w:r>
        </w:del>
        <w:r w:rsidR="00A53487">
          <w:rPr>
            <w:szCs w:val="18"/>
          </w:rPr>
          <w:t>/</w:t>
        </w:r>
        <w:r w:rsidRPr="00D7521D">
          <w:rPr>
            <w:szCs w:val="18"/>
          </w:rPr>
          <w:t xml:space="preserve"> </w:t>
        </w:r>
        <w:del w:id="2814" w:author="作者">
          <w:r w:rsidRPr="00D7521D" w:rsidDel="008363A1">
            <w:rPr>
              <w:szCs w:val="18"/>
            </w:rPr>
            <w:delText>Enable &amp; assign used SINC filter pair, and s</w:delText>
          </w:r>
        </w:del>
        <w:r w:rsidR="008363A1">
          <w:rPr>
            <w:szCs w:val="18"/>
          </w:rPr>
          <w:t>S</w:t>
        </w:r>
        <w:r w:rsidRPr="00D7521D">
          <w:rPr>
            <w:szCs w:val="18"/>
          </w:rPr>
          <w:t>pecify interrupt masks</w:t>
        </w:r>
        <w:del w:id="2815" w:author="作者">
          <w:r w:rsidRPr="00D7521D" w:rsidDel="00A53487">
            <w:rPr>
              <w:szCs w:val="18"/>
            </w:rPr>
            <w:delText xml:space="preserve"> */</w:delText>
          </w:r>
        </w:del>
      </w:ins>
    </w:p>
    <w:p w:rsidR="0046097D" w:rsidRDefault="00D7521D">
      <w:pPr>
        <w:pStyle w:val="ae"/>
        <w:numPr>
          <w:ilvl w:val="0"/>
          <w:numId w:val="25"/>
        </w:numPr>
        <w:ind w:left="360"/>
        <w:rPr>
          <w:ins w:id="2816" w:author="作者"/>
          <w:szCs w:val="18"/>
        </w:rPr>
        <w:pPrChange w:id="2817" w:author="作者">
          <w:pPr>
            <w:pStyle w:val="ae"/>
          </w:pPr>
        </w:pPrChange>
      </w:pPr>
      <w:ins w:id="2818" w:author="作者">
        <w:del w:id="2819" w:author="作者">
          <w:r w:rsidRPr="00D7521D" w:rsidDel="008363A1">
            <w:rPr>
              <w:szCs w:val="18"/>
            </w:rPr>
            <w:delText xml:space="preserve">  </w:delText>
          </w:r>
        </w:del>
        <w:r w:rsidRPr="00D7521D">
          <w:rPr>
            <w:szCs w:val="18"/>
          </w:rPr>
          <w:t xml:space="preserve">*pREG_SINC0_CTL |= (BITM_SINC_CTL_EPCNT0 | BITM_SINC_CTL_EFOVF0 | BITM_SINC_CTL_ELIM0); </w:t>
        </w:r>
      </w:ins>
    </w:p>
    <w:p w:rsidR="00ED7498" w:rsidRDefault="00ED7498">
      <w:pPr>
        <w:pStyle w:val="ae"/>
        <w:rPr>
          <w:ins w:id="2820" w:author="作者"/>
          <w:szCs w:val="18"/>
        </w:rPr>
      </w:pPr>
    </w:p>
    <w:p w:rsidR="0046097D" w:rsidRDefault="00ED7498">
      <w:pPr>
        <w:pStyle w:val="ae"/>
        <w:numPr>
          <w:ilvl w:val="0"/>
          <w:numId w:val="25"/>
        </w:numPr>
        <w:ind w:left="360"/>
        <w:rPr>
          <w:ins w:id="2821" w:author="作者"/>
          <w:del w:id="2822" w:author="作者"/>
          <w:szCs w:val="18"/>
        </w:rPr>
        <w:pPrChange w:id="2823" w:author="作者">
          <w:pPr>
            <w:pStyle w:val="ae"/>
          </w:pPr>
        </w:pPrChange>
      </w:pPr>
      <w:ins w:id="2824" w:author="作者">
        <w:r w:rsidRPr="00E74C99">
          <w:rPr>
            <w:iCs w:val="0"/>
            <w:szCs w:val="18"/>
          </w:rPr>
          <w:t>// Now the correct trip limits can be set</w:t>
        </w:r>
        <w:del w:id="2825" w:author="作者">
          <w:r w:rsidR="00D7521D" w:rsidRPr="00E74C99" w:rsidDel="00ED7498">
            <w:rPr>
              <w:iCs w:val="0"/>
              <w:szCs w:val="18"/>
            </w:rPr>
            <w:delText xml:space="preserve">   </w:delText>
          </w:r>
        </w:del>
      </w:ins>
    </w:p>
    <w:p w:rsidR="0046097D" w:rsidRDefault="00D7521D">
      <w:pPr>
        <w:pStyle w:val="ae"/>
        <w:numPr>
          <w:ilvl w:val="0"/>
          <w:numId w:val="25"/>
        </w:numPr>
        <w:ind w:left="360"/>
        <w:rPr>
          <w:ins w:id="2826" w:author="作者"/>
          <w:szCs w:val="18"/>
        </w:rPr>
        <w:pPrChange w:id="2827" w:author="作者">
          <w:pPr>
            <w:pStyle w:val="ae"/>
          </w:pPr>
        </w:pPrChange>
      </w:pPr>
      <w:ins w:id="2828" w:author="作者">
        <w:del w:id="2829" w:author="作者">
          <w:r w:rsidRPr="00E74C99" w:rsidDel="008363A1">
            <w:rPr>
              <w:szCs w:val="18"/>
            </w:rPr>
            <w:delText xml:space="preserve">  </w:delText>
          </w:r>
        </w:del>
      </w:ins>
    </w:p>
    <w:p w:rsidR="0046097D" w:rsidRDefault="00D7521D">
      <w:pPr>
        <w:pStyle w:val="ae"/>
        <w:numPr>
          <w:ilvl w:val="0"/>
          <w:numId w:val="25"/>
        </w:numPr>
        <w:ind w:left="360"/>
        <w:rPr>
          <w:ins w:id="2830" w:author="作者"/>
          <w:szCs w:val="18"/>
        </w:rPr>
        <w:pPrChange w:id="2831" w:author="作者">
          <w:pPr>
            <w:pStyle w:val="ae"/>
          </w:pPr>
        </w:pPrChange>
      </w:pPr>
      <w:ins w:id="2832" w:author="作者">
        <w:del w:id="2833" w:author="作者">
          <w:r w:rsidRPr="00D7521D" w:rsidDel="008363A1">
            <w:rPr>
              <w:szCs w:val="18"/>
            </w:rPr>
            <w:delText xml:space="preserve">  </w:delText>
          </w:r>
        </w:del>
        <w:r w:rsidRPr="00D7521D">
          <w:rPr>
            <w:szCs w:val="18"/>
          </w:rPr>
          <w:t>*pREG_SINC0_LIMIT0 = (LMAX&lt;&lt;BITP_SINC_LIMIT0_LMAX) | LMIN; // Limits for filter 0</w:t>
        </w:r>
      </w:ins>
    </w:p>
    <w:p w:rsidR="0046097D" w:rsidRDefault="00D7521D">
      <w:pPr>
        <w:pStyle w:val="ae"/>
        <w:numPr>
          <w:ilvl w:val="0"/>
          <w:numId w:val="25"/>
        </w:numPr>
        <w:ind w:left="360"/>
        <w:rPr>
          <w:ins w:id="2834" w:author="作者"/>
          <w:szCs w:val="18"/>
        </w:rPr>
        <w:pPrChange w:id="2835" w:author="作者">
          <w:pPr>
            <w:pStyle w:val="ae"/>
          </w:pPr>
        </w:pPrChange>
      </w:pPr>
      <w:ins w:id="2836" w:author="作者">
        <w:del w:id="2837" w:author="作者">
          <w:r w:rsidRPr="00D7521D" w:rsidDel="008363A1">
            <w:rPr>
              <w:szCs w:val="18"/>
            </w:rPr>
            <w:delText xml:space="preserve">  </w:delText>
          </w:r>
        </w:del>
        <w:r w:rsidRPr="00D7521D">
          <w:rPr>
            <w:szCs w:val="18"/>
          </w:rPr>
          <w:t xml:space="preserve">*pREG_SINC0_LIMIT1 = (LMAX&lt;&lt;BITP_SINC_LIMIT1_LMAX) | LMIN; // Limits for filter 1   </w:t>
        </w:r>
      </w:ins>
    </w:p>
    <w:p w:rsidR="00D7521D" w:rsidRPr="00D7521D" w:rsidRDefault="00D7521D" w:rsidP="00D7521D">
      <w:pPr>
        <w:pStyle w:val="ae"/>
        <w:rPr>
          <w:ins w:id="2838" w:author="作者"/>
          <w:szCs w:val="18"/>
        </w:rPr>
      </w:pPr>
      <w:ins w:id="2839" w:author="作者">
        <w:r w:rsidRPr="00D7521D">
          <w:rPr>
            <w:szCs w:val="18"/>
          </w:rPr>
          <w:t xml:space="preserve">   </w:t>
        </w:r>
      </w:ins>
    </w:p>
    <w:p w:rsidR="0046097D" w:rsidRDefault="00D7521D">
      <w:pPr>
        <w:pStyle w:val="ae"/>
        <w:numPr>
          <w:ilvl w:val="0"/>
          <w:numId w:val="25"/>
        </w:numPr>
        <w:ind w:left="360"/>
        <w:rPr>
          <w:ins w:id="2840" w:author="作者"/>
          <w:szCs w:val="18"/>
        </w:rPr>
        <w:pPrChange w:id="2841" w:author="作者">
          <w:pPr>
            <w:pStyle w:val="ae"/>
          </w:pPr>
        </w:pPrChange>
      </w:pPr>
      <w:ins w:id="2842" w:author="作者">
        <w:del w:id="2843" w:author="作者">
          <w:r w:rsidRPr="00D7521D" w:rsidDel="008363A1">
            <w:rPr>
              <w:szCs w:val="18"/>
            </w:rPr>
            <w:delText xml:space="preserve">  </w:delText>
          </w:r>
        </w:del>
        <w:r w:rsidRPr="00D7521D">
          <w:rPr>
            <w:szCs w:val="18"/>
          </w:rPr>
          <w:t>// SINC filter is now set up but not yet started. We want to sync modulator clock to</w:t>
        </w:r>
        <w:r w:rsidR="00A53487">
          <w:rPr>
            <w:szCs w:val="18"/>
          </w:rPr>
          <w:t xml:space="preserve"> </w:t>
        </w:r>
        <w:del w:id="2844" w:author="作者">
          <w:r w:rsidRPr="00D7521D" w:rsidDel="00E74C99">
            <w:rPr>
              <w:szCs w:val="18"/>
            </w:rPr>
            <w:delText xml:space="preserve"> </w:delText>
          </w:r>
        </w:del>
        <w:r w:rsidRPr="00D7521D">
          <w:rPr>
            <w:szCs w:val="18"/>
          </w:rPr>
          <w:t>PWM</w:t>
        </w:r>
        <w:r w:rsidR="00352AFE">
          <w:rPr>
            <w:szCs w:val="18"/>
          </w:rPr>
          <w:t>_SYNC</w:t>
        </w:r>
        <w:del w:id="2845" w:author="作者">
          <w:r w:rsidRPr="00D7521D" w:rsidDel="00352AFE">
            <w:rPr>
              <w:szCs w:val="18"/>
            </w:rPr>
            <w:delText xml:space="preserve"> carrier</w:delText>
          </w:r>
          <w:r w:rsidRPr="00D7521D" w:rsidDel="00A53487">
            <w:rPr>
              <w:szCs w:val="18"/>
            </w:rPr>
            <w:delText>.</w:delText>
          </w:r>
        </w:del>
      </w:ins>
    </w:p>
    <w:p w:rsidR="0046097D" w:rsidRDefault="00E74C99">
      <w:pPr>
        <w:pStyle w:val="ae"/>
        <w:numPr>
          <w:ilvl w:val="0"/>
          <w:numId w:val="25"/>
        </w:numPr>
        <w:ind w:left="360"/>
        <w:rPr>
          <w:ins w:id="2846" w:author="作者"/>
          <w:del w:id="2847" w:author="作者"/>
          <w:szCs w:val="18"/>
        </w:rPr>
        <w:pPrChange w:id="2848" w:author="作者">
          <w:pPr>
            <w:pStyle w:val="ae"/>
          </w:pPr>
        </w:pPrChange>
      </w:pPr>
      <w:ins w:id="2849" w:author="作者">
        <w:r w:rsidRPr="00E74C99">
          <w:rPr>
            <w:iCs w:val="0"/>
            <w:szCs w:val="18"/>
          </w:rPr>
          <w:t>//</w:t>
        </w:r>
        <w:r w:rsidR="00D7521D" w:rsidRPr="00E74C99">
          <w:rPr>
            <w:iCs w:val="0"/>
            <w:szCs w:val="18"/>
          </w:rPr>
          <w:t xml:space="preserve"> To</w:t>
        </w:r>
      </w:ins>
    </w:p>
    <w:p w:rsidR="0046097D" w:rsidRDefault="00D7521D">
      <w:pPr>
        <w:pStyle w:val="ae"/>
        <w:ind w:left="360"/>
        <w:rPr>
          <w:ins w:id="2850" w:author="作者"/>
          <w:del w:id="2851" w:author="作者"/>
          <w:szCs w:val="18"/>
        </w:rPr>
        <w:pPrChange w:id="2852" w:author="作者">
          <w:pPr>
            <w:pStyle w:val="ae"/>
          </w:pPr>
        </w:pPrChange>
      </w:pPr>
      <w:ins w:id="2853" w:author="作者">
        <w:del w:id="2854" w:author="作者">
          <w:r w:rsidRPr="00E74C99" w:rsidDel="00352AFE">
            <w:rPr>
              <w:iCs w:val="0"/>
              <w:szCs w:val="18"/>
            </w:rPr>
            <w:delText xml:space="preserve"> </w:delText>
          </w:r>
          <w:r w:rsidR="00352AFE" w:rsidRPr="00E74C99" w:rsidDel="00E74C99">
            <w:rPr>
              <w:iCs w:val="0"/>
              <w:szCs w:val="18"/>
            </w:rPr>
            <w:delText>//</w:delText>
          </w:r>
        </w:del>
        <w:r w:rsidR="00352AFE" w:rsidRPr="00E74C99">
          <w:rPr>
            <w:iCs w:val="0"/>
            <w:szCs w:val="18"/>
          </w:rPr>
          <w:t xml:space="preserve"> </w:t>
        </w:r>
        <w:r w:rsidRPr="00E74C99">
          <w:rPr>
            <w:iCs w:val="0"/>
            <w:szCs w:val="18"/>
          </w:rPr>
          <w:t xml:space="preserve">do so let PWM SYNC pulse start GP timer. </w:t>
        </w:r>
      </w:ins>
    </w:p>
    <w:p w:rsidR="0046097D" w:rsidRDefault="00D7521D">
      <w:pPr>
        <w:pStyle w:val="ae"/>
        <w:numPr>
          <w:ilvl w:val="0"/>
          <w:numId w:val="25"/>
        </w:numPr>
        <w:ind w:left="360"/>
        <w:rPr>
          <w:ins w:id="2855" w:author="作者"/>
          <w:szCs w:val="18"/>
        </w:rPr>
        <w:pPrChange w:id="2856" w:author="作者">
          <w:pPr>
            <w:pStyle w:val="ae"/>
          </w:pPr>
        </w:pPrChange>
      </w:pPr>
      <w:ins w:id="2857" w:author="作者">
        <w:del w:id="2858" w:author="作者">
          <w:r w:rsidRPr="00D7521D" w:rsidDel="008363A1">
            <w:rPr>
              <w:szCs w:val="18"/>
            </w:rPr>
            <w:delText xml:space="preserve">  </w:delText>
          </w:r>
          <w:r w:rsidRPr="00D7521D" w:rsidDel="00352AFE">
            <w:rPr>
              <w:szCs w:val="18"/>
            </w:rPr>
            <w:delText xml:space="preserve">// </w:delText>
          </w:r>
        </w:del>
        <w:r w:rsidRPr="00D7521D">
          <w:rPr>
            <w:szCs w:val="18"/>
          </w:rPr>
          <w:t>GP timer creates a phase shift which is half</w:t>
        </w:r>
      </w:ins>
    </w:p>
    <w:p w:rsidR="0046097D" w:rsidRDefault="00E74C99">
      <w:pPr>
        <w:pStyle w:val="ae"/>
        <w:numPr>
          <w:ilvl w:val="0"/>
          <w:numId w:val="25"/>
        </w:numPr>
        <w:ind w:left="360"/>
        <w:rPr>
          <w:ins w:id="2859" w:author="作者"/>
          <w:del w:id="2860" w:author="作者"/>
          <w:szCs w:val="18"/>
        </w:rPr>
        <w:pPrChange w:id="2861" w:author="作者">
          <w:pPr>
            <w:pStyle w:val="ae"/>
          </w:pPr>
        </w:pPrChange>
      </w:pPr>
      <w:ins w:id="2862" w:author="作者">
        <w:r w:rsidRPr="00E74C99">
          <w:rPr>
            <w:iCs w:val="0"/>
            <w:szCs w:val="18"/>
          </w:rPr>
          <w:t xml:space="preserve">// </w:t>
        </w:r>
        <w:del w:id="2863" w:author="作者">
          <w:r w:rsidR="00D7521D" w:rsidRPr="00E74C99" w:rsidDel="00E74C99">
            <w:rPr>
              <w:iCs w:val="0"/>
              <w:szCs w:val="18"/>
            </w:rPr>
            <w:delText xml:space="preserve"> </w:delText>
          </w:r>
          <w:r w:rsidR="00D7521D" w:rsidRPr="00E74C99" w:rsidDel="00352AFE">
            <w:rPr>
              <w:iCs w:val="0"/>
              <w:szCs w:val="18"/>
            </w:rPr>
            <w:delText xml:space="preserve">as </w:delText>
          </w:r>
        </w:del>
        <w:r w:rsidR="00D7521D" w:rsidRPr="00E74C99">
          <w:rPr>
            <w:iCs w:val="0"/>
            <w:szCs w:val="18"/>
          </w:rPr>
          <w:t xml:space="preserve">the </w:t>
        </w:r>
      </w:ins>
    </w:p>
    <w:p w:rsidR="0046097D" w:rsidRDefault="00352AFE">
      <w:pPr>
        <w:pStyle w:val="ae"/>
        <w:numPr>
          <w:ilvl w:val="0"/>
          <w:numId w:val="25"/>
        </w:numPr>
        <w:ind w:left="360"/>
        <w:rPr>
          <w:ins w:id="2864" w:author="作者"/>
          <w:szCs w:val="18"/>
        </w:rPr>
        <w:pPrChange w:id="2865" w:author="作者">
          <w:pPr>
            <w:pStyle w:val="ae"/>
          </w:pPr>
        </w:pPrChange>
      </w:pPr>
      <w:ins w:id="2866" w:author="作者">
        <w:del w:id="2867" w:author="作者">
          <w:r w:rsidRPr="00E74C99" w:rsidDel="00E74C99">
            <w:rPr>
              <w:szCs w:val="18"/>
            </w:rPr>
            <w:delText xml:space="preserve">// </w:delText>
          </w:r>
        </w:del>
        <w:r w:rsidR="00D7521D" w:rsidRPr="00E74C99">
          <w:rPr>
            <w:szCs w:val="18"/>
          </w:rPr>
          <w:t>duration of the impulse response of the filter. In that way the true average of the</w:t>
        </w:r>
        <w:del w:id="2868" w:author="作者">
          <w:r w:rsidR="00D7521D" w:rsidRPr="00E74C99" w:rsidDel="00E74C99">
            <w:rPr>
              <w:szCs w:val="18"/>
            </w:rPr>
            <w:delText xml:space="preserve"> </w:delText>
          </w:r>
        </w:del>
      </w:ins>
    </w:p>
    <w:p w:rsidR="0046097D" w:rsidRDefault="00E74C99">
      <w:pPr>
        <w:pStyle w:val="ae"/>
        <w:numPr>
          <w:ilvl w:val="0"/>
          <w:numId w:val="25"/>
        </w:numPr>
        <w:ind w:left="360"/>
        <w:rPr>
          <w:ins w:id="2869" w:author="作者"/>
          <w:del w:id="2870" w:author="作者"/>
          <w:szCs w:val="18"/>
        </w:rPr>
        <w:pPrChange w:id="2871" w:author="作者">
          <w:pPr>
            <w:pStyle w:val="ae"/>
          </w:pPr>
        </w:pPrChange>
      </w:pPr>
      <w:ins w:id="2872" w:author="作者">
        <w:r w:rsidRPr="00E74C99">
          <w:rPr>
            <w:iCs w:val="0"/>
            <w:szCs w:val="18"/>
          </w:rPr>
          <w:t xml:space="preserve">// </w:t>
        </w:r>
        <w:r w:rsidR="00D7521D" w:rsidRPr="00E74C99">
          <w:rPr>
            <w:iCs w:val="0"/>
            <w:szCs w:val="18"/>
          </w:rPr>
          <w:t xml:space="preserve">motor </w:t>
        </w:r>
      </w:ins>
    </w:p>
    <w:p w:rsidR="0046097D" w:rsidRDefault="00D7521D">
      <w:pPr>
        <w:pStyle w:val="ae"/>
        <w:numPr>
          <w:ilvl w:val="0"/>
          <w:numId w:val="25"/>
        </w:numPr>
        <w:ind w:left="360"/>
        <w:rPr>
          <w:ins w:id="2873" w:author="作者"/>
          <w:szCs w:val="18"/>
        </w:rPr>
        <w:pPrChange w:id="2874" w:author="作者">
          <w:pPr>
            <w:pStyle w:val="ae"/>
          </w:pPr>
        </w:pPrChange>
      </w:pPr>
      <w:ins w:id="2875" w:author="作者">
        <w:del w:id="2876" w:author="作者">
          <w:r w:rsidRPr="00E74C99" w:rsidDel="008363A1">
            <w:rPr>
              <w:szCs w:val="18"/>
            </w:rPr>
            <w:delText xml:space="preserve">  </w:delText>
          </w:r>
          <w:r w:rsidRPr="00E74C99" w:rsidDel="00E74C99">
            <w:rPr>
              <w:szCs w:val="18"/>
            </w:rPr>
            <w:delText xml:space="preserve">// </w:delText>
          </w:r>
        </w:del>
        <w:r w:rsidRPr="00E74C99">
          <w:rPr>
            <w:szCs w:val="18"/>
          </w:rPr>
          <w:t>current can be measured.</w:t>
        </w:r>
      </w:ins>
    </w:p>
    <w:p w:rsidR="0046097D" w:rsidRDefault="00D7521D">
      <w:pPr>
        <w:pStyle w:val="ae"/>
        <w:ind w:left="360"/>
        <w:rPr>
          <w:ins w:id="2877" w:author="作者"/>
          <w:del w:id="2878" w:author="作者"/>
          <w:szCs w:val="18"/>
        </w:rPr>
        <w:pPrChange w:id="2879" w:author="作者">
          <w:pPr>
            <w:pStyle w:val="ae"/>
          </w:pPr>
        </w:pPrChange>
      </w:pPr>
      <w:ins w:id="2880" w:author="作者">
        <w:del w:id="2881" w:author="作者">
          <w:r w:rsidRPr="00D7521D" w:rsidDel="00352AFE">
            <w:rPr>
              <w:szCs w:val="18"/>
            </w:rPr>
            <w:delText xml:space="preserve">  </w:delText>
          </w:r>
        </w:del>
      </w:ins>
    </w:p>
    <w:p w:rsidR="0046097D" w:rsidRDefault="00D7521D">
      <w:pPr>
        <w:pStyle w:val="ae"/>
        <w:ind w:left="360"/>
        <w:rPr>
          <w:ins w:id="2882" w:author="作者"/>
          <w:del w:id="2883" w:author="作者"/>
          <w:szCs w:val="18"/>
        </w:rPr>
        <w:pPrChange w:id="2884" w:author="作者">
          <w:pPr>
            <w:pStyle w:val="ae"/>
          </w:pPr>
        </w:pPrChange>
      </w:pPr>
      <w:ins w:id="2885" w:author="作者">
        <w:del w:id="2886" w:author="作者">
          <w:r w:rsidRPr="00D7521D" w:rsidDel="00352AFE">
            <w:rPr>
              <w:szCs w:val="18"/>
            </w:rPr>
            <w:delText xml:space="preserve">  // The timer cannot generate event/trigger at expired pulse width. It does not work. Instead, it can genrerate trigger when counter register</w:delText>
          </w:r>
        </w:del>
      </w:ins>
    </w:p>
    <w:p w:rsidR="00D7521D" w:rsidRPr="00D7521D" w:rsidDel="00352AFE" w:rsidRDefault="00D7521D" w:rsidP="00E74C99">
      <w:pPr>
        <w:pStyle w:val="ae"/>
        <w:ind w:left="360"/>
        <w:rPr>
          <w:ins w:id="2887" w:author="作者"/>
          <w:del w:id="2888" w:author="作者"/>
          <w:szCs w:val="18"/>
        </w:rPr>
      </w:pPr>
      <w:ins w:id="2889" w:author="作者">
        <w:del w:id="2890" w:author="作者">
          <w:r w:rsidRPr="00D7521D" w:rsidDel="00352AFE">
            <w:rPr>
              <w:szCs w:val="18"/>
            </w:rPr>
            <w:delText xml:space="preserve">  // matches delay register. Value of width register does not matter. An alternative is to use continious PWM mode. This works but required different IRW mode (=3)</w:delText>
          </w:r>
        </w:del>
      </w:ins>
    </w:p>
    <w:p w:rsidR="0046097D" w:rsidRDefault="00D7521D">
      <w:pPr>
        <w:pStyle w:val="ae"/>
        <w:numPr>
          <w:ilvl w:val="0"/>
          <w:numId w:val="25"/>
        </w:numPr>
        <w:ind w:left="360"/>
        <w:rPr>
          <w:ins w:id="2891" w:author="作者"/>
          <w:szCs w:val="18"/>
        </w:rPr>
        <w:pPrChange w:id="2892" w:author="作者">
          <w:pPr>
            <w:pStyle w:val="ae"/>
          </w:pPr>
        </w:pPrChange>
      </w:pPr>
      <w:ins w:id="2893" w:author="作者">
        <w:del w:id="2894" w:author="作者">
          <w:r w:rsidRPr="00D7521D" w:rsidDel="00352AFE">
            <w:rPr>
              <w:szCs w:val="18"/>
            </w:rPr>
            <w:delText xml:space="preserve">  </w:delText>
          </w:r>
        </w:del>
        <w:r w:rsidRPr="00D7521D">
          <w:rPr>
            <w:szCs w:val="18"/>
          </w:rPr>
          <w:t>// Set required phase shift in TIMER0_TMRx_DLY register.</w:t>
        </w:r>
      </w:ins>
    </w:p>
    <w:p w:rsidR="0046097D" w:rsidRDefault="00D7521D">
      <w:pPr>
        <w:pStyle w:val="ae"/>
        <w:numPr>
          <w:ilvl w:val="0"/>
          <w:numId w:val="25"/>
        </w:numPr>
        <w:ind w:left="360"/>
        <w:rPr>
          <w:ins w:id="2895" w:author="作者"/>
          <w:szCs w:val="18"/>
        </w:rPr>
        <w:pPrChange w:id="2896" w:author="作者">
          <w:pPr>
            <w:pStyle w:val="ae"/>
          </w:pPr>
        </w:pPrChange>
      </w:pPr>
      <w:ins w:id="2897" w:author="作者">
        <w:del w:id="2898" w:author="作者">
          <w:r w:rsidRPr="00D7521D" w:rsidDel="00352AFE">
            <w:rPr>
              <w:szCs w:val="18"/>
            </w:rPr>
            <w:delText xml:space="preserve">  </w:delText>
          </w:r>
        </w:del>
        <w:r w:rsidRPr="00D7521D">
          <w:rPr>
            <w:szCs w:val="18"/>
          </w:rPr>
          <w:t>// Do not start timer here. PWM_SYNC pulse starts timer through TRU.</w:t>
        </w:r>
      </w:ins>
    </w:p>
    <w:p w:rsidR="0046097D" w:rsidRDefault="00D7521D">
      <w:pPr>
        <w:pStyle w:val="ae"/>
        <w:numPr>
          <w:ilvl w:val="0"/>
          <w:numId w:val="25"/>
        </w:numPr>
        <w:ind w:left="360"/>
        <w:rPr>
          <w:ins w:id="2899" w:author="作者"/>
          <w:szCs w:val="18"/>
        </w:rPr>
        <w:pPrChange w:id="2900" w:author="作者">
          <w:pPr>
            <w:pStyle w:val="ae"/>
          </w:pPr>
        </w:pPrChange>
      </w:pPr>
      <w:ins w:id="2901" w:author="作者">
        <w:del w:id="2902" w:author="作者">
          <w:r w:rsidRPr="00D7521D" w:rsidDel="00352AFE">
            <w:rPr>
              <w:szCs w:val="18"/>
            </w:rPr>
            <w:delText xml:space="preserve">  </w:delText>
          </w:r>
        </w:del>
        <w:r w:rsidRPr="00D7521D">
          <w:rPr>
            <w:szCs w:val="18"/>
          </w:rPr>
          <w:t xml:space="preserve">// Enable </w:t>
        </w:r>
        <w:del w:id="2903" w:author="作者">
          <w:r w:rsidRPr="00D7521D" w:rsidDel="00E74C99">
            <w:rPr>
              <w:szCs w:val="18"/>
            </w:rPr>
            <w:delText xml:space="preserve">both </w:delText>
          </w:r>
        </w:del>
        <w:r w:rsidRPr="00D7521D">
          <w:rPr>
            <w:szCs w:val="18"/>
          </w:rPr>
          <w:t>timer slave (to start the timer) and trigger master (to start SINC mod clock)</w:t>
        </w:r>
      </w:ins>
    </w:p>
    <w:p w:rsidR="0046097D" w:rsidRDefault="00D7521D">
      <w:pPr>
        <w:pStyle w:val="ae"/>
        <w:numPr>
          <w:ilvl w:val="0"/>
          <w:numId w:val="25"/>
        </w:numPr>
        <w:ind w:left="360"/>
        <w:rPr>
          <w:ins w:id="2904" w:author="作者"/>
          <w:szCs w:val="18"/>
        </w:rPr>
        <w:pPrChange w:id="2905" w:author="作者">
          <w:pPr>
            <w:pStyle w:val="ae"/>
          </w:pPr>
        </w:pPrChange>
      </w:pPr>
      <w:ins w:id="2906" w:author="作者">
        <w:del w:id="2907" w:author="作者">
          <w:r w:rsidRPr="00D7521D" w:rsidDel="00352AFE">
            <w:rPr>
              <w:szCs w:val="18"/>
            </w:rPr>
            <w:delText xml:space="preserve">  </w:delText>
          </w:r>
        </w:del>
        <w:r w:rsidRPr="00D7521D">
          <w:rPr>
            <w:szCs w:val="18"/>
          </w:rPr>
          <w:t>// Note, to enable master trigger both TRG_MSK register and valid IRQ mode must be set or</w:t>
        </w:r>
        <w:del w:id="2908" w:author="作者">
          <w:r w:rsidRPr="00D7521D" w:rsidDel="00E74C99">
            <w:rPr>
              <w:szCs w:val="18"/>
            </w:rPr>
            <w:delText xml:space="preserve"> </w:delText>
          </w:r>
        </w:del>
      </w:ins>
    </w:p>
    <w:p w:rsidR="0046097D" w:rsidRDefault="00E74C99">
      <w:pPr>
        <w:pStyle w:val="ae"/>
        <w:numPr>
          <w:ilvl w:val="0"/>
          <w:numId w:val="25"/>
        </w:numPr>
        <w:ind w:left="360"/>
        <w:rPr>
          <w:ins w:id="2909" w:author="作者"/>
          <w:del w:id="2910" w:author="作者"/>
          <w:szCs w:val="18"/>
        </w:rPr>
        <w:pPrChange w:id="2911" w:author="作者">
          <w:pPr>
            <w:pStyle w:val="ae"/>
          </w:pPr>
        </w:pPrChange>
      </w:pPr>
      <w:ins w:id="2912" w:author="作者">
        <w:r>
          <w:rPr>
            <w:szCs w:val="18"/>
          </w:rPr>
          <w:t xml:space="preserve">// </w:t>
        </w:r>
        <w:r w:rsidR="00D7521D" w:rsidRPr="00D7521D">
          <w:rPr>
            <w:szCs w:val="18"/>
          </w:rPr>
          <w:t>trigger</w:t>
        </w:r>
        <w:r>
          <w:rPr>
            <w:szCs w:val="18"/>
          </w:rPr>
          <w:t xml:space="preserve"> </w:t>
        </w:r>
      </w:ins>
    </w:p>
    <w:p w:rsidR="0046097D" w:rsidRDefault="00D7521D">
      <w:pPr>
        <w:pStyle w:val="ae"/>
        <w:numPr>
          <w:ilvl w:val="0"/>
          <w:numId w:val="25"/>
        </w:numPr>
        <w:ind w:left="360"/>
        <w:rPr>
          <w:ins w:id="2913" w:author="作者"/>
          <w:del w:id="2914" w:author="作者"/>
          <w:szCs w:val="18"/>
        </w:rPr>
        <w:pPrChange w:id="2915" w:author="作者">
          <w:pPr>
            <w:pStyle w:val="ae"/>
          </w:pPr>
        </w:pPrChange>
      </w:pPr>
      <w:ins w:id="2916" w:author="作者">
        <w:del w:id="2917" w:author="作者">
          <w:r w:rsidRPr="00E74C99" w:rsidDel="00352AFE">
            <w:rPr>
              <w:iCs w:val="0"/>
              <w:szCs w:val="18"/>
            </w:rPr>
            <w:delText xml:space="preserve"> </w:delText>
          </w:r>
          <w:r w:rsidR="00352AFE" w:rsidRPr="00E74C99" w:rsidDel="00E74C99">
            <w:rPr>
              <w:iCs w:val="0"/>
              <w:szCs w:val="18"/>
            </w:rPr>
            <w:delText xml:space="preserve">// </w:delText>
          </w:r>
        </w:del>
        <w:r w:rsidRPr="00E74C99">
          <w:rPr>
            <w:iCs w:val="0"/>
            <w:szCs w:val="18"/>
          </w:rPr>
          <w:t>won't happen.</w:t>
        </w:r>
      </w:ins>
    </w:p>
    <w:p w:rsidR="00D7521D" w:rsidRPr="00D7521D" w:rsidDel="00352AFE" w:rsidRDefault="00D7521D">
      <w:pPr>
        <w:pStyle w:val="ae"/>
        <w:rPr>
          <w:ins w:id="2918" w:author="作者"/>
          <w:del w:id="2919" w:author="作者"/>
          <w:szCs w:val="18"/>
        </w:rPr>
      </w:pPr>
    </w:p>
    <w:p w:rsidR="00D7521D" w:rsidRPr="00D7521D" w:rsidDel="00352AFE" w:rsidRDefault="00D7521D">
      <w:pPr>
        <w:pStyle w:val="ae"/>
        <w:rPr>
          <w:ins w:id="2920" w:author="作者"/>
          <w:del w:id="2921" w:author="作者"/>
          <w:szCs w:val="18"/>
        </w:rPr>
      </w:pPr>
      <w:ins w:id="2922" w:author="作者">
        <w:r w:rsidRPr="00D7521D">
          <w:rPr>
            <w:szCs w:val="18"/>
          </w:rPr>
          <w:t xml:space="preserve">  </w:t>
        </w:r>
        <w:del w:id="2923" w:author="作者">
          <w:r w:rsidRPr="00D7521D" w:rsidDel="00352AFE">
            <w:rPr>
              <w:szCs w:val="18"/>
            </w:rPr>
            <w:delText xml:space="preserve">// With Dual SINC we are running with two different decimation rates but we are only using one clock. The clock from the LDR group is ignored and only the clock </w:delText>
          </w:r>
        </w:del>
      </w:ins>
    </w:p>
    <w:p w:rsidR="00D7521D" w:rsidRPr="00D7521D" w:rsidDel="00352AFE" w:rsidRDefault="00D7521D">
      <w:pPr>
        <w:pStyle w:val="ae"/>
        <w:rPr>
          <w:ins w:id="2924" w:author="作者"/>
          <w:del w:id="2925" w:author="作者"/>
          <w:szCs w:val="18"/>
        </w:rPr>
      </w:pPr>
      <w:ins w:id="2926" w:author="作者">
        <w:del w:id="2927" w:author="作者">
          <w:r w:rsidRPr="00D7521D" w:rsidDel="00352AFE">
            <w:rPr>
              <w:szCs w:val="18"/>
            </w:rPr>
            <w:delText xml:space="preserve">  // from the HDR group is applied to the conveters. The modulation clock frequencey are the same for both groups but the phase is not automatically adjusted. </w:delText>
          </w:r>
        </w:del>
      </w:ins>
    </w:p>
    <w:p w:rsidR="00D7521D" w:rsidRPr="00D7521D" w:rsidDel="00352AFE" w:rsidRDefault="00D7521D">
      <w:pPr>
        <w:pStyle w:val="ae"/>
        <w:rPr>
          <w:ins w:id="2928" w:author="作者"/>
          <w:del w:id="2929" w:author="作者"/>
          <w:szCs w:val="18"/>
        </w:rPr>
      </w:pPr>
      <w:ins w:id="2930" w:author="作者">
        <w:del w:id="2931" w:author="作者">
          <w:r w:rsidRPr="00D7521D" w:rsidDel="00352AFE">
            <w:rPr>
              <w:szCs w:val="18"/>
            </w:rPr>
            <w:delText xml:space="preserve">  // Special care must be taken to make sure the both clocks align. To control phase the startup delay of the LDR group can be adjust. For example, if we are running with </w:delText>
          </w:r>
        </w:del>
      </w:ins>
    </w:p>
    <w:p w:rsidR="00D7521D" w:rsidRPr="00D7521D" w:rsidDel="00352AFE" w:rsidRDefault="00D7521D">
      <w:pPr>
        <w:pStyle w:val="ae"/>
        <w:rPr>
          <w:ins w:id="2932" w:author="作者"/>
          <w:del w:id="2933" w:author="作者"/>
          <w:szCs w:val="18"/>
        </w:rPr>
      </w:pPr>
      <w:ins w:id="2934" w:author="作者">
        <w:del w:id="2935" w:author="作者">
          <w:r w:rsidRPr="00D7521D" w:rsidDel="00352AFE">
            <w:rPr>
              <w:szCs w:val="18"/>
            </w:rPr>
            <w:delText xml:space="preserve">  // sclk=80MHz and fmod=8kHz the phase is adjusted in 10 steps. Add 5 counts to the startup delay addes 180 degrees to the clock phase.</w:delText>
          </w:r>
        </w:del>
      </w:ins>
    </w:p>
    <w:p w:rsidR="0046097D" w:rsidRDefault="00D7521D">
      <w:pPr>
        <w:pStyle w:val="ae"/>
        <w:numPr>
          <w:ilvl w:val="0"/>
          <w:numId w:val="25"/>
        </w:numPr>
        <w:ind w:left="360"/>
        <w:rPr>
          <w:ins w:id="2936" w:author="作者"/>
          <w:szCs w:val="18"/>
        </w:rPr>
        <w:pPrChange w:id="2937" w:author="作者">
          <w:pPr>
            <w:pStyle w:val="ae"/>
          </w:pPr>
        </w:pPrChange>
      </w:pPr>
      <w:ins w:id="2938" w:author="作者">
        <w:del w:id="2939" w:author="作者">
          <w:r w:rsidRPr="00D7521D" w:rsidDel="00352AFE">
            <w:rPr>
              <w:szCs w:val="18"/>
            </w:rPr>
            <w:delText xml:space="preserve">  // The numbers used below give the right phase as well as the right delay. Be very careful if any changes are made to clocks!</w:delText>
          </w:r>
        </w:del>
      </w:ins>
    </w:p>
    <w:p w:rsidR="0046097D" w:rsidRDefault="00D7521D">
      <w:pPr>
        <w:pStyle w:val="ae"/>
        <w:ind w:left="360" w:firstLine="216"/>
        <w:rPr>
          <w:ins w:id="2940" w:author="作者"/>
          <w:szCs w:val="18"/>
        </w:rPr>
        <w:pPrChange w:id="2941" w:author="作者">
          <w:pPr>
            <w:pStyle w:val="ae"/>
          </w:pPr>
        </w:pPrChange>
      </w:pPr>
      <w:ins w:id="2942" w:author="作者">
        <w:del w:id="2943" w:author="作者">
          <w:r w:rsidRPr="00D7521D" w:rsidDel="00ED7498">
            <w:rPr>
              <w:szCs w:val="18"/>
            </w:rPr>
            <w:delText xml:space="preserve">  </w:delText>
          </w:r>
        </w:del>
      </w:ins>
    </w:p>
    <w:p w:rsidR="0046097D" w:rsidRDefault="00D7521D">
      <w:pPr>
        <w:pStyle w:val="ae"/>
        <w:numPr>
          <w:ilvl w:val="0"/>
          <w:numId w:val="25"/>
        </w:numPr>
        <w:ind w:left="360"/>
        <w:rPr>
          <w:ins w:id="2944" w:author="作者"/>
          <w:szCs w:val="18"/>
        </w:rPr>
        <w:pPrChange w:id="2945" w:author="作者">
          <w:pPr>
            <w:pStyle w:val="ae"/>
          </w:pPr>
        </w:pPrChange>
      </w:pPr>
      <w:ins w:id="2946" w:author="作者">
        <w:del w:id="2947" w:author="作者">
          <w:r w:rsidRPr="00D7521D" w:rsidDel="00352AFE">
            <w:rPr>
              <w:szCs w:val="18"/>
            </w:rPr>
            <w:delText xml:space="preserve">  </w:delText>
          </w:r>
        </w:del>
        <w:r w:rsidRPr="00D7521D">
          <w:rPr>
            <w:szCs w:val="18"/>
          </w:rPr>
          <w:t>// Disable Timer First</w:t>
        </w:r>
      </w:ins>
    </w:p>
    <w:p w:rsidR="0046097D" w:rsidRDefault="003B377C">
      <w:pPr>
        <w:pStyle w:val="ae"/>
        <w:numPr>
          <w:ilvl w:val="0"/>
          <w:numId w:val="25"/>
        </w:numPr>
        <w:ind w:left="360"/>
        <w:rPr>
          <w:ins w:id="2948" w:author="作者"/>
          <w:szCs w:val="18"/>
          <w:lang w:val="da-DK"/>
          <w:rPrChange w:id="2949" w:author="作者">
            <w:rPr>
              <w:ins w:id="2950" w:author="作者"/>
              <w:szCs w:val="18"/>
            </w:rPr>
          </w:rPrChange>
        </w:rPr>
        <w:pPrChange w:id="2951" w:author="作者">
          <w:pPr>
            <w:pStyle w:val="ae"/>
          </w:pPr>
        </w:pPrChange>
      </w:pPr>
      <w:ins w:id="2952" w:author="作者">
        <w:del w:id="2953" w:author="作者">
          <w:r w:rsidRPr="003B377C">
            <w:rPr>
              <w:szCs w:val="18"/>
              <w:lang w:val="da-DK"/>
              <w:rPrChange w:id="2954" w:author="作者">
                <w:rPr>
                  <w:szCs w:val="18"/>
                </w:rPr>
              </w:rPrChange>
            </w:rPr>
            <w:delText xml:space="preserve">  </w:delText>
          </w:r>
        </w:del>
        <w:r w:rsidRPr="003B377C">
          <w:rPr>
            <w:szCs w:val="18"/>
            <w:lang w:val="da-DK"/>
            <w:rPrChange w:id="2955" w:author="作者">
              <w:rPr>
                <w:szCs w:val="18"/>
              </w:rPr>
            </w:rPrChange>
          </w:rPr>
          <w:t xml:space="preserve">*pREG_TIMER0_STOP_CFG_SET = BITM_TIMER_STOP_CFG_TMR02; </w:t>
        </w:r>
      </w:ins>
    </w:p>
    <w:p w:rsidR="0046097D" w:rsidRDefault="003B377C">
      <w:pPr>
        <w:pStyle w:val="ae"/>
        <w:numPr>
          <w:ilvl w:val="0"/>
          <w:numId w:val="25"/>
        </w:numPr>
        <w:ind w:left="360"/>
        <w:rPr>
          <w:ins w:id="2956" w:author="作者"/>
          <w:szCs w:val="18"/>
          <w:lang w:val="da-DK"/>
          <w:rPrChange w:id="2957" w:author="作者">
            <w:rPr>
              <w:ins w:id="2958" w:author="作者"/>
              <w:szCs w:val="18"/>
            </w:rPr>
          </w:rPrChange>
        </w:rPr>
        <w:pPrChange w:id="2959" w:author="作者">
          <w:pPr>
            <w:pStyle w:val="ae"/>
          </w:pPr>
        </w:pPrChange>
      </w:pPr>
      <w:ins w:id="2960" w:author="作者">
        <w:del w:id="2961" w:author="作者">
          <w:r w:rsidRPr="003B377C">
            <w:rPr>
              <w:szCs w:val="18"/>
              <w:lang w:val="da-DK"/>
              <w:rPrChange w:id="2962" w:author="作者">
                <w:rPr>
                  <w:szCs w:val="18"/>
                </w:rPr>
              </w:rPrChange>
            </w:rPr>
            <w:delText xml:space="preserve">  </w:delText>
          </w:r>
        </w:del>
        <w:r w:rsidRPr="003B377C">
          <w:rPr>
            <w:szCs w:val="18"/>
            <w:lang w:val="da-DK"/>
            <w:rPrChange w:id="2963" w:author="作者">
              <w:rPr>
                <w:szCs w:val="18"/>
              </w:rPr>
            </w:rPrChange>
          </w:rPr>
          <w:t>*pREG_TIMER0_RUN_CLR = BITM_TIMER_RUN_SET_TMR02;</w:t>
        </w:r>
      </w:ins>
    </w:p>
    <w:p w:rsidR="00D7521D" w:rsidRPr="000D5282" w:rsidRDefault="00D7521D" w:rsidP="00ED7498">
      <w:pPr>
        <w:pStyle w:val="ae"/>
        <w:ind w:left="360"/>
        <w:rPr>
          <w:ins w:id="2964" w:author="作者"/>
          <w:szCs w:val="18"/>
          <w:lang w:val="da-DK"/>
          <w:rPrChange w:id="2965" w:author="作者">
            <w:rPr>
              <w:ins w:id="2966" w:author="作者"/>
              <w:szCs w:val="18"/>
            </w:rPr>
          </w:rPrChange>
        </w:rPr>
      </w:pPr>
    </w:p>
    <w:p w:rsidR="0046097D" w:rsidRDefault="003B377C">
      <w:pPr>
        <w:pStyle w:val="ae"/>
        <w:numPr>
          <w:ilvl w:val="0"/>
          <w:numId w:val="25"/>
        </w:numPr>
        <w:ind w:left="360"/>
        <w:rPr>
          <w:ins w:id="2967" w:author="作者"/>
          <w:szCs w:val="18"/>
          <w:lang w:val="da-DK"/>
          <w:rPrChange w:id="2968" w:author="作者">
            <w:rPr>
              <w:ins w:id="2969" w:author="作者"/>
              <w:szCs w:val="18"/>
            </w:rPr>
          </w:rPrChange>
        </w:rPr>
        <w:pPrChange w:id="2970" w:author="作者">
          <w:pPr>
            <w:pStyle w:val="ae"/>
          </w:pPr>
        </w:pPrChange>
      </w:pPr>
      <w:ins w:id="2971" w:author="作者">
        <w:del w:id="2972" w:author="作者">
          <w:r w:rsidRPr="003B377C">
            <w:rPr>
              <w:szCs w:val="18"/>
              <w:lang w:val="da-DK"/>
              <w:rPrChange w:id="2973" w:author="作者">
                <w:rPr>
                  <w:szCs w:val="18"/>
                </w:rPr>
              </w:rPrChange>
            </w:rPr>
            <w:delText xml:space="preserve">  </w:delText>
          </w:r>
        </w:del>
        <w:r w:rsidRPr="003B377C">
          <w:rPr>
            <w:szCs w:val="18"/>
            <w:lang w:val="da-DK"/>
            <w:rPrChange w:id="2974" w:author="作者">
              <w:rPr>
                <w:szCs w:val="18"/>
              </w:rPr>
            </w:rPrChange>
          </w:rPr>
          <w:t xml:space="preserve">*pREG_TIMER0_TMR2_CFG = ENUM_TIMER_TMR_CFG_PWMSING_MODE | ENUM_TIMER_TMR_CFG_IRQMODE1 | </w:t>
        </w:r>
      </w:ins>
    </w:p>
    <w:p w:rsidR="0046097D" w:rsidRDefault="003B377C">
      <w:pPr>
        <w:pStyle w:val="ae"/>
        <w:numPr>
          <w:ilvl w:val="0"/>
          <w:numId w:val="25"/>
        </w:numPr>
        <w:ind w:left="360"/>
        <w:rPr>
          <w:ins w:id="2975" w:author="作者"/>
          <w:szCs w:val="18"/>
          <w:lang w:val="da-DK"/>
          <w:rPrChange w:id="2976" w:author="作者">
            <w:rPr>
              <w:ins w:id="2977" w:author="作者"/>
              <w:szCs w:val="18"/>
            </w:rPr>
          </w:rPrChange>
        </w:rPr>
        <w:pPrChange w:id="2978" w:author="作者">
          <w:pPr>
            <w:pStyle w:val="ae"/>
          </w:pPr>
        </w:pPrChange>
      </w:pPr>
      <w:ins w:id="2979" w:author="作者">
        <w:del w:id="2980" w:author="作者">
          <w:r w:rsidRPr="003B377C">
            <w:rPr>
              <w:szCs w:val="18"/>
              <w:lang w:val="da-DK"/>
              <w:rPrChange w:id="2981" w:author="作者">
                <w:rPr>
                  <w:szCs w:val="18"/>
                </w:rPr>
              </w:rPrChange>
            </w:rPr>
            <w:delText xml:space="preserve">  </w:delText>
          </w:r>
        </w:del>
        <w:r w:rsidRPr="003B377C">
          <w:rPr>
            <w:szCs w:val="18"/>
            <w:lang w:val="da-DK"/>
            <w:rPrChange w:id="2982" w:author="作者">
              <w:rPr>
                <w:szCs w:val="18"/>
              </w:rPr>
            </w:rPrChange>
          </w:rPr>
          <w:t xml:space="preserve">                        ENUM_TIMER_TMR_CFG_TRIGSTART | ENUM_TIMER_TMR_CFG_POS_EDGE | </w:t>
        </w:r>
      </w:ins>
    </w:p>
    <w:p w:rsidR="0046097D" w:rsidRDefault="003B377C">
      <w:pPr>
        <w:pStyle w:val="ae"/>
        <w:numPr>
          <w:ilvl w:val="0"/>
          <w:numId w:val="25"/>
        </w:numPr>
        <w:ind w:left="360"/>
        <w:rPr>
          <w:ins w:id="2983" w:author="作者"/>
          <w:szCs w:val="18"/>
          <w:lang w:val="da-DK"/>
        </w:rPr>
        <w:pPrChange w:id="2984" w:author="作者">
          <w:pPr>
            <w:pStyle w:val="ae"/>
          </w:pPr>
        </w:pPrChange>
      </w:pPr>
      <w:ins w:id="2985" w:author="作者">
        <w:del w:id="2986" w:author="作者">
          <w:r w:rsidRPr="003B377C">
            <w:rPr>
              <w:szCs w:val="18"/>
              <w:lang w:val="da-DK"/>
              <w:rPrChange w:id="2987" w:author="作者">
                <w:rPr>
                  <w:szCs w:val="18"/>
                </w:rPr>
              </w:rPrChange>
            </w:rPr>
            <w:delText xml:space="preserve">  </w:delText>
          </w:r>
        </w:del>
        <w:r w:rsidRPr="003B377C">
          <w:rPr>
            <w:szCs w:val="18"/>
            <w:lang w:val="da-DK"/>
            <w:rPrChange w:id="2988" w:author="作者">
              <w:rPr>
                <w:szCs w:val="18"/>
              </w:rPr>
            </w:rPrChange>
          </w:rPr>
          <w:t xml:space="preserve">                        ENUM_TIMER_TMR_CFG_PADOUT_EN |ENUM_TIMER_TMR_CFG_EMU_CNT; </w:t>
        </w:r>
      </w:ins>
    </w:p>
    <w:p w:rsidR="0046097D" w:rsidRDefault="0046097D">
      <w:pPr>
        <w:pStyle w:val="ae"/>
        <w:ind w:left="360"/>
        <w:rPr>
          <w:ins w:id="2989" w:author="作者"/>
          <w:szCs w:val="18"/>
          <w:lang w:val="da-DK"/>
        </w:rPr>
        <w:pPrChange w:id="2990" w:author="作者">
          <w:pPr>
            <w:pStyle w:val="ae"/>
          </w:pPr>
        </w:pPrChange>
      </w:pPr>
    </w:p>
    <w:p w:rsidR="0046097D" w:rsidRDefault="0014743C">
      <w:pPr>
        <w:pStyle w:val="ae"/>
        <w:numPr>
          <w:ilvl w:val="0"/>
          <w:numId w:val="25"/>
        </w:numPr>
        <w:ind w:left="360"/>
        <w:rPr>
          <w:ins w:id="2991" w:author="作者"/>
          <w:del w:id="2992" w:author="作者"/>
          <w:szCs w:val="18"/>
          <w:lang w:val="da-DK"/>
          <w:rPrChange w:id="2993" w:author="作者">
            <w:rPr>
              <w:ins w:id="2994" w:author="作者"/>
              <w:del w:id="2995" w:author="作者"/>
              <w:szCs w:val="18"/>
            </w:rPr>
          </w:rPrChange>
        </w:rPr>
        <w:pPrChange w:id="2996" w:author="作者">
          <w:pPr>
            <w:pStyle w:val="ae"/>
          </w:pPr>
        </w:pPrChange>
      </w:pPr>
      <w:ins w:id="2997" w:author="作者">
        <w:r w:rsidRPr="0014743C">
          <w:rPr>
            <w:iCs w:val="0"/>
            <w:szCs w:val="18"/>
            <w:lang w:val="da-DK"/>
          </w:rPr>
          <w:t xml:space="preserve">// </w:t>
        </w:r>
        <w:r>
          <w:rPr>
            <w:szCs w:val="18"/>
            <w:lang w:val="da-DK"/>
          </w:rPr>
          <w:t xml:space="preserve">Set timer delay to half an impulse response: </w:t>
        </w:r>
        <w:r w:rsidRPr="0014743C">
          <w:rPr>
            <w:iCs w:val="0"/>
            <w:szCs w:val="18"/>
            <w:lang w:val="da-DK"/>
          </w:rPr>
          <w:t>t_mod*</w:t>
        </w:r>
        <w:r w:rsidR="0032102E">
          <w:rPr>
            <w:iCs w:val="0"/>
            <w:szCs w:val="18"/>
            <w:lang w:val="da-DK"/>
          </w:rPr>
          <w:t>(</w:t>
        </w:r>
        <w:r w:rsidRPr="0014743C">
          <w:rPr>
            <w:iCs w:val="0"/>
            <w:szCs w:val="18"/>
            <w:lang w:val="da-DK"/>
          </w:rPr>
          <w:t>N</w:t>
        </w:r>
        <w:r w:rsidR="0032102E">
          <w:rPr>
            <w:iCs w:val="0"/>
            <w:szCs w:val="18"/>
            <w:lang w:val="da-DK"/>
          </w:rPr>
          <w:t>*</w:t>
        </w:r>
        <w:del w:id="2998" w:author="作者">
          <w:r w:rsidRPr="0014743C" w:rsidDel="0032102E">
            <w:rPr>
              <w:iCs w:val="0"/>
              <w:szCs w:val="18"/>
              <w:lang w:val="da-DK"/>
            </w:rPr>
            <w:delText>(</w:delText>
          </w:r>
        </w:del>
        <w:r w:rsidRPr="0014743C">
          <w:rPr>
            <w:iCs w:val="0"/>
            <w:szCs w:val="18"/>
            <w:lang w:val="da-DK"/>
          </w:rPr>
          <w:t>DR-</w:t>
        </w:r>
        <w:r w:rsidR="0032102E">
          <w:rPr>
            <w:iCs w:val="0"/>
            <w:szCs w:val="18"/>
            <w:lang w:val="da-DK"/>
          </w:rPr>
          <w:t>3</w:t>
        </w:r>
        <w:del w:id="2999" w:author="作者">
          <w:r w:rsidRPr="0014743C" w:rsidDel="0032102E">
            <w:rPr>
              <w:iCs w:val="0"/>
              <w:szCs w:val="18"/>
              <w:lang w:val="da-DK"/>
            </w:rPr>
            <w:delText>1</w:delText>
          </w:r>
        </w:del>
        <w:r w:rsidRPr="0014743C">
          <w:rPr>
            <w:iCs w:val="0"/>
            <w:szCs w:val="18"/>
            <w:lang w:val="da-DK"/>
          </w:rPr>
          <w:t>)/2</w:t>
        </w:r>
      </w:ins>
    </w:p>
    <w:p w:rsidR="0046097D" w:rsidRDefault="003B377C">
      <w:pPr>
        <w:pStyle w:val="ae"/>
        <w:numPr>
          <w:ilvl w:val="0"/>
          <w:numId w:val="25"/>
        </w:numPr>
        <w:ind w:left="360"/>
        <w:rPr>
          <w:ins w:id="3000" w:author="作者"/>
          <w:szCs w:val="18"/>
          <w:lang w:val="da-DK"/>
          <w:rPrChange w:id="3001" w:author="作者">
            <w:rPr>
              <w:ins w:id="3002" w:author="作者"/>
              <w:szCs w:val="18"/>
            </w:rPr>
          </w:rPrChange>
        </w:rPr>
        <w:pPrChange w:id="3003" w:author="作者">
          <w:pPr>
            <w:pStyle w:val="ae"/>
          </w:pPr>
        </w:pPrChange>
      </w:pPr>
      <w:ins w:id="3004" w:author="作者">
        <w:del w:id="3005" w:author="作者">
          <w:r w:rsidRPr="003B377C">
            <w:rPr>
              <w:szCs w:val="18"/>
              <w:lang w:val="da-DK"/>
              <w:rPrChange w:id="3006" w:author="作者">
                <w:rPr>
                  <w:szCs w:val="18"/>
                </w:rPr>
              </w:rPrChange>
            </w:rPr>
            <w:delText xml:space="preserve">   </w:delText>
          </w:r>
        </w:del>
      </w:ins>
    </w:p>
    <w:p w:rsidR="0046097D" w:rsidRDefault="003B377C">
      <w:pPr>
        <w:pStyle w:val="ae"/>
        <w:numPr>
          <w:ilvl w:val="0"/>
          <w:numId w:val="25"/>
        </w:numPr>
        <w:ind w:left="360"/>
        <w:rPr>
          <w:ins w:id="3007" w:author="作者"/>
          <w:szCs w:val="18"/>
          <w:lang w:val="da-DK"/>
        </w:rPr>
        <w:pPrChange w:id="3008" w:author="作者">
          <w:pPr>
            <w:pStyle w:val="ae"/>
          </w:pPr>
        </w:pPrChange>
      </w:pPr>
      <w:ins w:id="3009" w:author="作者">
        <w:del w:id="3010" w:author="作者">
          <w:r w:rsidRPr="003B377C">
            <w:rPr>
              <w:szCs w:val="18"/>
              <w:lang w:val="da-DK"/>
              <w:rPrChange w:id="3011" w:author="作者">
                <w:rPr>
                  <w:szCs w:val="18"/>
                </w:rPr>
              </w:rPrChange>
            </w:rPr>
            <w:delText xml:space="preserve">  </w:delText>
          </w:r>
        </w:del>
        <w:r w:rsidRPr="003B377C">
          <w:rPr>
            <w:szCs w:val="18"/>
            <w:lang w:val="da-DK"/>
            <w:rPrChange w:id="3012" w:author="作者">
              <w:rPr>
                <w:szCs w:val="18"/>
              </w:rPr>
            </w:rPrChange>
          </w:rPr>
          <w:t xml:space="preserve">*pREG_TIMER0_TMR2_DLY = (uint32_t)((fsysclk/SINC_MODCLK) * </w:t>
        </w:r>
        <w:r w:rsidR="0032102E">
          <w:rPr>
            <w:szCs w:val="18"/>
            <w:lang w:val="da-DK"/>
          </w:rPr>
          <w:t>(</w:t>
        </w:r>
        <w:r w:rsidRPr="003B377C">
          <w:rPr>
            <w:szCs w:val="18"/>
            <w:lang w:val="da-DK"/>
            <w:rPrChange w:id="3013" w:author="作者">
              <w:rPr>
                <w:szCs w:val="18"/>
              </w:rPr>
            </w:rPrChange>
          </w:rPr>
          <w:t>SINC_N</w:t>
        </w:r>
        <w:del w:id="3014" w:author="作者">
          <w:r w:rsidRPr="003B377C">
            <w:rPr>
              <w:szCs w:val="18"/>
              <w:lang w:val="da-DK"/>
              <w:rPrChange w:id="3015" w:author="作者">
                <w:rPr>
                  <w:szCs w:val="18"/>
                </w:rPr>
              </w:rPrChange>
            </w:rPr>
            <w:delText xml:space="preserve"> </w:delText>
          </w:r>
        </w:del>
        <w:r w:rsidRPr="003B377C">
          <w:rPr>
            <w:szCs w:val="18"/>
            <w:lang w:val="da-DK"/>
            <w:rPrChange w:id="3016" w:author="作者">
              <w:rPr>
                <w:szCs w:val="18"/>
              </w:rPr>
            </w:rPrChange>
          </w:rPr>
          <w:t>*</w:t>
        </w:r>
        <w:del w:id="3017" w:author="作者">
          <w:r w:rsidRPr="003B377C">
            <w:rPr>
              <w:szCs w:val="18"/>
              <w:lang w:val="da-DK"/>
              <w:rPrChange w:id="3018" w:author="作者">
                <w:rPr>
                  <w:szCs w:val="18"/>
                </w:rPr>
              </w:rPrChange>
            </w:rPr>
            <w:delText xml:space="preserve"> (</w:delText>
          </w:r>
        </w:del>
        <w:r w:rsidRPr="003B377C">
          <w:rPr>
            <w:szCs w:val="18"/>
            <w:lang w:val="da-DK"/>
            <w:rPrChange w:id="3019" w:author="作者">
              <w:rPr>
                <w:szCs w:val="18"/>
              </w:rPr>
            </w:rPrChange>
          </w:rPr>
          <w:t>HDR-</w:t>
        </w:r>
        <w:r w:rsidR="005B71A5">
          <w:rPr>
            <w:szCs w:val="18"/>
            <w:lang w:val="da-DK"/>
          </w:rPr>
          <w:t>3</w:t>
        </w:r>
        <w:del w:id="3020" w:author="作者">
          <w:r w:rsidRPr="003B377C">
            <w:rPr>
              <w:szCs w:val="18"/>
              <w:lang w:val="da-DK"/>
              <w:rPrChange w:id="3021" w:author="作者">
                <w:rPr>
                  <w:szCs w:val="18"/>
                </w:rPr>
              </w:rPrChange>
            </w:rPr>
            <w:delText>1</w:delText>
          </w:r>
        </w:del>
        <w:r w:rsidRPr="003B377C">
          <w:rPr>
            <w:szCs w:val="18"/>
            <w:lang w:val="da-DK"/>
            <w:rPrChange w:id="3022" w:author="作者">
              <w:rPr>
                <w:szCs w:val="18"/>
              </w:rPr>
            </w:rPrChange>
          </w:rPr>
          <w:t xml:space="preserve">)/2); </w:t>
        </w:r>
      </w:ins>
    </w:p>
    <w:p w:rsidR="0046097D" w:rsidRDefault="0014743C">
      <w:pPr>
        <w:pStyle w:val="ae"/>
        <w:numPr>
          <w:ilvl w:val="0"/>
          <w:numId w:val="25"/>
        </w:numPr>
        <w:ind w:left="360"/>
        <w:rPr>
          <w:ins w:id="3023" w:author="作者"/>
          <w:szCs w:val="18"/>
        </w:rPr>
        <w:pPrChange w:id="3024" w:author="作者">
          <w:pPr>
            <w:pStyle w:val="ae"/>
          </w:pPr>
        </w:pPrChange>
      </w:pPr>
      <w:ins w:id="3025" w:author="作者">
        <w:r w:rsidRPr="0014743C">
          <w:rPr>
            <w:szCs w:val="18"/>
          </w:rPr>
          <w:t>// Width register just has to be greater than delay register -&gt; multiply with 2</w:t>
        </w:r>
        <w:r w:rsidR="00D7521D" w:rsidRPr="0014743C">
          <w:rPr>
            <w:szCs w:val="18"/>
          </w:rPr>
          <w:t xml:space="preserve"> </w:t>
        </w:r>
        <w:del w:id="3026" w:author="作者">
          <w:r w:rsidR="00D7521D" w:rsidRPr="0014743C" w:rsidDel="0014743C">
            <w:rPr>
              <w:szCs w:val="18"/>
            </w:rPr>
            <w:delText>// t_mod*N(DR-1)/2</w:delText>
          </w:r>
        </w:del>
      </w:ins>
    </w:p>
    <w:p w:rsidR="0046097D" w:rsidRDefault="003B377C">
      <w:pPr>
        <w:pStyle w:val="ae"/>
        <w:numPr>
          <w:ilvl w:val="0"/>
          <w:numId w:val="25"/>
        </w:numPr>
        <w:ind w:left="360"/>
        <w:rPr>
          <w:ins w:id="3027" w:author="作者"/>
          <w:szCs w:val="18"/>
          <w:lang w:val="da-DK"/>
          <w:rPrChange w:id="3028" w:author="作者">
            <w:rPr>
              <w:ins w:id="3029" w:author="作者"/>
              <w:szCs w:val="18"/>
            </w:rPr>
          </w:rPrChange>
        </w:rPr>
        <w:pPrChange w:id="3030" w:author="作者">
          <w:pPr>
            <w:pStyle w:val="ae"/>
          </w:pPr>
        </w:pPrChange>
      </w:pPr>
      <w:ins w:id="3031" w:author="作者">
        <w:del w:id="3032" w:author="作者">
          <w:r w:rsidRPr="003B377C">
            <w:rPr>
              <w:szCs w:val="18"/>
              <w:lang w:val="da-DK"/>
              <w:rPrChange w:id="3033" w:author="作者">
                <w:rPr>
                  <w:szCs w:val="18"/>
                </w:rPr>
              </w:rPrChange>
            </w:rPr>
            <w:delText xml:space="preserve">  </w:delText>
          </w:r>
        </w:del>
        <w:r w:rsidRPr="003B377C">
          <w:rPr>
            <w:szCs w:val="18"/>
            <w:lang w:val="da-DK"/>
            <w:rPrChange w:id="3034" w:author="作者">
              <w:rPr>
                <w:szCs w:val="18"/>
              </w:rPr>
            </w:rPrChange>
          </w:rPr>
          <w:t xml:space="preserve">*pREG_TIMER0_TMR2_WID = *pREG_TIMER0_TMR2_DLY &lt;&lt; 1;  </w:t>
        </w:r>
      </w:ins>
    </w:p>
    <w:p w:rsidR="00352AFE" w:rsidRPr="00224BCF" w:rsidDel="0014743C" w:rsidRDefault="003B377C">
      <w:pPr>
        <w:pStyle w:val="ae"/>
        <w:rPr>
          <w:ins w:id="3035" w:author="作者"/>
          <w:del w:id="3036" w:author="作者"/>
          <w:szCs w:val="18"/>
          <w:lang w:val="da-DK"/>
          <w:rPrChange w:id="3037" w:author="作者">
            <w:rPr>
              <w:ins w:id="3038" w:author="作者"/>
              <w:del w:id="3039" w:author="作者"/>
              <w:szCs w:val="18"/>
            </w:rPr>
          </w:rPrChange>
        </w:rPr>
      </w:pPr>
      <w:ins w:id="3040" w:author="作者">
        <w:del w:id="3041" w:author="作者">
          <w:r w:rsidRPr="003B377C">
            <w:rPr>
              <w:szCs w:val="18"/>
              <w:lang w:val="da-DK"/>
              <w:rPrChange w:id="3042" w:author="作者">
                <w:rPr>
                  <w:szCs w:val="18"/>
                </w:rPr>
              </w:rPrChange>
            </w:rPr>
            <w:delText xml:space="preserve">// Width register just has to be greater than </w:delText>
          </w:r>
        </w:del>
      </w:ins>
    </w:p>
    <w:p w:rsidR="00D7521D" w:rsidRPr="00224BCF" w:rsidDel="0014743C" w:rsidRDefault="003B377C">
      <w:pPr>
        <w:pStyle w:val="ae"/>
        <w:rPr>
          <w:del w:id="3043" w:author="作者"/>
          <w:szCs w:val="18"/>
          <w:lang w:val="da-DK"/>
          <w:rPrChange w:id="3044" w:author="作者">
            <w:rPr>
              <w:del w:id="3045" w:author="作者"/>
              <w:szCs w:val="18"/>
            </w:rPr>
          </w:rPrChange>
        </w:rPr>
      </w:pPr>
      <w:ins w:id="3046" w:author="作者">
        <w:del w:id="3047" w:author="作者">
          <w:r w:rsidRPr="003B377C">
            <w:rPr>
              <w:szCs w:val="18"/>
              <w:lang w:val="da-DK"/>
              <w:rPrChange w:id="3048" w:author="作者">
                <w:rPr>
                  <w:szCs w:val="18"/>
                </w:rPr>
              </w:rPrChange>
            </w:rPr>
            <w:delText>delay register -&gt; multiply with 2</w:delText>
          </w:r>
        </w:del>
      </w:ins>
    </w:p>
    <w:p w:rsidR="0014743C" w:rsidRPr="00224BCF" w:rsidRDefault="0014743C">
      <w:pPr>
        <w:pStyle w:val="ae"/>
        <w:rPr>
          <w:ins w:id="3049" w:author="作者"/>
          <w:szCs w:val="18"/>
          <w:lang w:val="da-DK"/>
          <w:rPrChange w:id="3050" w:author="作者">
            <w:rPr>
              <w:ins w:id="3051" w:author="作者"/>
              <w:szCs w:val="18"/>
            </w:rPr>
          </w:rPrChange>
        </w:rPr>
      </w:pPr>
    </w:p>
    <w:p w:rsidR="0046097D" w:rsidRDefault="0014743C">
      <w:pPr>
        <w:pStyle w:val="ae"/>
        <w:numPr>
          <w:ilvl w:val="0"/>
          <w:numId w:val="25"/>
        </w:numPr>
        <w:ind w:left="360"/>
        <w:rPr>
          <w:ins w:id="3052" w:author="作者"/>
          <w:szCs w:val="18"/>
        </w:rPr>
        <w:pPrChange w:id="3053" w:author="作者">
          <w:pPr>
            <w:pStyle w:val="ae"/>
          </w:pPr>
        </w:pPrChange>
      </w:pPr>
      <w:ins w:id="3054" w:author="作者">
        <w:r>
          <w:rPr>
            <w:szCs w:val="18"/>
          </w:rPr>
          <w:t>// Enable trigger. On next PWM_SYNC pulse TMR is started. When delay expires, SINC is started</w:t>
        </w:r>
        <w:del w:id="3055" w:author="作者">
          <w:r w:rsidR="00D7521D" w:rsidRPr="0014743C" w:rsidDel="00ED7498">
            <w:rPr>
              <w:szCs w:val="18"/>
            </w:rPr>
            <w:delText xml:space="preserve">      </w:delText>
          </w:r>
        </w:del>
      </w:ins>
    </w:p>
    <w:p w:rsidR="0046097D" w:rsidRDefault="003B377C">
      <w:pPr>
        <w:pStyle w:val="ae"/>
        <w:numPr>
          <w:ilvl w:val="0"/>
          <w:numId w:val="25"/>
        </w:numPr>
        <w:ind w:left="360"/>
        <w:rPr>
          <w:ins w:id="3056" w:author="作者"/>
          <w:szCs w:val="18"/>
          <w:lang w:val="da-DK"/>
          <w:rPrChange w:id="3057" w:author="作者">
            <w:rPr>
              <w:ins w:id="3058" w:author="作者"/>
              <w:szCs w:val="18"/>
            </w:rPr>
          </w:rPrChange>
        </w:rPr>
        <w:pPrChange w:id="3059" w:author="作者">
          <w:pPr>
            <w:pStyle w:val="ae"/>
          </w:pPr>
        </w:pPrChange>
      </w:pPr>
      <w:ins w:id="3060" w:author="作者">
        <w:del w:id="3061" w:author="作者">
          <w:r w:rsidRPr="003B377C">
            <w:rPr>
              <w:szCs w:val="18"/>
              <w:lang w:val="da-DK"/>
              <w:rPrChange w:id="3062" w:author="作者">
                <w:rPr>
                  <w:szCs w:val="18"/>
                </w:rPr>
              </w:rPrChange>
            </w:rPr>
            <w:delText xml:space="preserve">  </w:delText>
          </w:r>
        </w:del>
        <w:r w:rsidRPr="003B377C">
          <w:rPr>
            <w:szCs w:val="18"/>
            <w:lang w:val="da-DK"/>
            <w:rPrChange w:id="3063" w:author="作者">
              <w:rPr>
                <w:szCs w:val="18"/>
              </w:rPr>
            </w:rPrChange>
          </w:rPr>
          <w:t xml:space="preserve">*pREG_TIMER0_TRG_MSK &amp;= ~BITM_TIMER_TRG_MSK_TMR02;     </w:t>
        </w:r>
      </w:ins>
    </w:p>
    <w:p w:rsidR="0046097D" w:rsidRDefault="003B377C">
      <w:pPr>
        <w:pStyle w:val="ae"/>
        <w:numPr>
          <w:ilvl w:val="0"/>
          <w:numId w:val="25"/>
        </w:numPr>
        <w:ind w:left="360"/>
        <w:rPr>
          <w:ins w:id="3064" w:author="作者"/>
          <w:szCs w:val="18"/>
          <w:lang w:val="da-DK"/>
          <w:rPrChange w:id="3065" w:author="作者">
            <w:rPr>
              <w:ins w:id="3066" w:author="作者"/>
              <w:szCs w:val="18"/>
            </w:rPr>
          </w:rPrChange>
        </w:rPr>
        <w:pPrChange w:id="3067" w:author="作者">
          <w:pPr>
            <w:pStyle w:val="ae"/>
          </w:pPr>
        </w:pPrChange>
      </w:pPr>
      <w:ins w:id="3068" w:author="作者">
        <w:del w:id="3069" w:author="作者">
          <w:r w:rsidRPr="003B377C">
            <w:rPr>
              <w:szCs w:val="18"/>
              <w:lang w:val="da-DK"/>
              <w:rPrChange w:id="3070" w:author="作者">
                <w:rPr>
                  <w:szCs w:val="18"/>
                </w:rPr>
              </w:rPrChange>
            </w:rPr>
            <w:delText xml:space="preserve">  </w:delText>
          </w:r>
        </w:del>
        <w:r w:rsidRPr="003B377C">
          <w:rPr>
            <w:szCs w:val="18"/>
            <w:lang w:val="da-DK"/>
            <w:rPrChange w:id="3071" w:author="作者">
              <w:rPr>
                <w:szCs w:val="18"/>
              </w:rPr>
            </w:rPrChange>
          </w:rPr>
          <w:t>*pREG_TIMER0_TRG_IE |= BITM_TIMER_TRG_IE_TMR02;</w:t>
        </w:r>
      </w:ins>
    </w:p>
    <w:p w:rsidR="0046097D" w:rsidRDefault="00D7521D">
      <w:pPr>
        <w:pStyle w:val="ae"/>
        <w:numPr>
          <w:ilvl w:val="0"/>
          <w:numId w:val="25"/>
        </w:numPr>
        <w:ind w:left="360"/>
        <w:rPr>
          <w:ins w:id="3072" w:author="作者"/>
          <w:szCs w:val="18"/>
        </w:rPr>
        <w:pPrChange w:id="3073" w:author="作者">
          <w:pPr>
            <w:pStyle w:val="ae"/>
          </w:pPr>
        </w:pPrChange>
      </w:pPr>
      <w:ins w:id="3074" w:author="作者">
        <w:r w:rsidRPr="00D7521D">
          <w:rPr>
            <w:szCs w:val="18"/>
          </w:rPr>
          <w:t>}</w:t>
        </w:r>
      </w:ins>
    </w:p>
    <w:p w:rsidR="00FC5F59" w:rsidRDefault="00FC5F59">
      <w:pPr>
        <w:pStyle w:val="ae"/>
        <w:rPr>
          <w:ins w:id="3075" w:author="作者"/>
          <w:szCs w:val="18"/>
        </w:rPr>
      </w:pPr>
    </w:p>
    <w:p w:rsidR="0046097D" w:rsidRDefault="0046097D">
      <w:pPr>
        <w:pStyle w:val="ae"/>
        <w:ind w:left="360"/>
        <w:rPr>
          <w:ins w:id="3076" w:author="作者"/>
          <w:del w:id="3077" w:author="作者"/>
          <w:szCs w:val="18"/>
        </w:rPr>
        <w:pPrChange w:id="3078" w:author="作者">
          <w:pPr>
            <w:pStyle w:val="ae"/>
          </w:pPr>
        </w:pPrChange>
      </w:pPr>
    </w:p>
    <w:p w:rsidR="0046097D" w:rsidRDefault="00FC5F59">
      <w:pPr>
        <w:pStyle w:val="ae"/>
        <w:numPr>
          <w:ilvl w:val="0"/>
          <w:numId w:val="25"/>
        </w:numPr>
        <w:ind w:left="360"/>
        <w:rPr>
          <w:ins w:id="3079" w:author="作者"/>
          <w:del w:id="3080" w:author="作者"/>
          <w:szCs w:val="18"/>
        </w:rPr>
        <w:pPrChange w:id="3081" w:author="作者">
          <w:pPr>
            <w:pStyle w:val="ae"/>
          </w:pPr>
        </w:pPrChange>
      </w:pPr>
      <w:ins w:id="3082" w:author="作者">
        <w:r w:rsidRPr="00893CC2">
          <w:rPr>
            <w:iCs w:val="0"/>
            <w:szCs w:val="18"/>
          </w:rPr>
          <w:t xml:space="preserve">void SincData0Handler(uint32_t iid, void* handlerArg){ </w:t>
        </w:r>
      </w:ins>
    </w:p>
    <w:p w:rsidR="0046097D" w:rsidRDefault="0046097D">
      <w:pPr>
        <w:pStyle w:val="ae"/>
        <w:numPr>
          <w:ilvl w:val="0"/>
          <w:numId w:val="25"/>
        </w:numPr>
        <w:ind w:left="360"/>
        <w:rPr>
          <w:ins w:id="3083" w:author="作者"/>
          <w:szCs w:val="18"/>
        </w:rPr>
        <w:pPrChange w:id="3084" w:author="作者">
          <w:pPr>
            <w:pStyle w:val="ae"/>
          </w:pPr>
        </w:pPrChange>
      </w:pPr>
    </w:p>
    <w:p w:rsidR="0046097D" w:rsidRDefault="00F80262">
      <w:pPr>
        <w:pStyle w:val="ae"/>
        <w:numPr>
          <w:ilvl w:val="0"/>
          <w:numId w:val="25"/>
        </w:numPr>
        <w:ind w:left="360"/>
        <w:rPr>
          <w:ins w:id="3085" w:author="作者"/>
          <w:szCs w:val="18"/>
        </w:rPr>
        <w:pPrChange w:id="3086" w:author="作者">
          <w:pPr>
            <w:pStyle w:val="ae"/>
          </w:pPr>
        </w:pPrChange>
      </w:pPr>
      <w:ins w:id="3087" w:author="作者">
        <w:r>
          <w:rPr>
            <w:szCs w:val="18"/>
          </w:rPr>
          <w:t xml:space="preserve">// </w:t>
        </w:r>
        <w:r w:rsidR="00FC5F59" w:rsidRPr="00F80262">
          <w:rPr>
            <w:szCs w:val="18"/>
          </w:rPr>
          <w:t>Data are stored in a circular buffe</w:t>
        </w:r>
        <w:del w:id="3088" w:author="作者">
          <w:r w:rsidR="00FC5F59" w:rsidRPr="00F80262" w:rsidDel="00F80262">
            <w:rPr>
              <w:szCs w:val="18"/>
            </w:rPr>
            <w:delText>e</w:delText>
          </w:r>
        </w:del>
        <w:r w:rsidR="00FC5F59" w:rsidRPr="00F80262">
          <w:rPr>
            <w:szCs w:val="18"/>
          </w:rPr>
          <w:t>r that wraps around every time it is full.</w:t>
        </w:r>
      </w:ins>
    </w:p>
    <w:p w:rsidR="0046097D" w:rsidRDefault="00F80262">
      <w:pPr>
        <w:pStyle w:val="ae"/>
        <w:numPr>
          <w:ilvl w:val="0"/>
          <w:numId w:val="25"/>
        </w:numPr>
        <w:ind w:left="360"/>
        <w:rPr>
          <w:ins w:id="3089" w:author="作者"/>
          <w:szCs w:val="18"/>
        </w:rPr>
        <w:pPrChange w:id="3090" w:author="作者">
          <w:pPr>
            <w:pStyle w:val="ae"/>
          </w:pPr>
        </w:pPrChange>
      </w:pPr>
      <w:ins w:id="3091" w:author="作者">
        <w:r>
          <w:rPr>
            <w:szCs w:val="18"/>
          </w:rPr>
          <w:t xml:space="preserve">// </w:t>
        </w:r>
        <w:r w:rsidR="00FC5F59" w:rsidRPr="00F80262">
          <w:rPr>
            <w:szCs w:val="18"/>
          </w:rPr>
          <w:t xml:space="preserve">By keeping the </w:t>
        </w:r>
        <w:del w:id="3092" w:author="作者">
          <w:r w:rsidR="00FC5F59" w:rsidRPr="00F80262" w:rsidDel="00F80262">
            <w:rPr>
              <w:szCs w:val="18"/>
            </w:rPr>
            <w:delText>lenght</w:delText>
          </w:r>
        </w:del>
        <w:r w:rsidRPr="00F80262">
          <w:rPr>
            <w:szCs w:val="18"/>
          </w:rPr>
          <w:t>length</w:t>
        </w:r>
        <w:r w:rsidR="00FC5F59" w:rsidRPr="00F80262">
          <w:rPr>
            <w:szCs w:val="18"/>
          </w:rPr>
          <w:t xml:space="preserve"> of the buffer and integer times the number of samples per </w:t>
        </w:r>
      </w:ins>
    </w:p>
    <w:p w:rsidR="0046097D" w:rsidRDefault="00F80262">
      <w:pPr>
        <w:pStyle w:val="ae"/>
        <w:numPr>
          <w:ilvl w:val="0"/>
          <w:numId w:val="25"/>
        </w:numPr>
        <w:ind w:left="360"/>
        <w:rPr>
          <w:ins w:id="3093" w:author="作者"/>
          <w:szCs w:val="18"/>
        </w:rPr>
        <w:pPrChange w:id="3094" w:author="作者">
          <w:pPr>
            <w:pStyle w:val="ae"/>
          </w:pPr>
        </w:pPrChange>
      </w:pPr>
      <w:ins w:id="3095" w:author="作者">
        <w:r>
          <w:rPr>
            <w:szCs w:val="18"/>
          </w:rPr>
          <w:t xml:space="preserve">// </w:t>
        </w:r>
        <w:del w:id="3096" w:author="作者">
          <w:r w:rsidR="00FC5F59" w:rsidRPr="00FC5F59" w:rsidDel="006E0B60">
            <w:rPr>
              <w:szCs w:val="18"/>
            </w:rPr>
            <w:delText xml:space="preserve">         </w:delText>
          </w:r>
        </w:del>
        <w:r w:rsidR="00FC5F59" w:rsidRPr="00FC5F59">
          <w:rPr>
            <w:szCs w:val="18"/>
          </w:rPr>
          <w:t>data irq the buffer never wraps around in the middle of a data set. This is not</w:t>
        </w:r>
      </w:ins>
    </w:p>
    <w:p w:rsidR="0046097D" w:rsidRDefault="00F80262">
      <w:pPr>
        <w:pStyle w:val="ae"/>
        <w:numPr>
          <w:ilvl w:val="0"/>
          <w:numId w:val="25"/>
        </w:numPr>
        <w:ind w:left="360"/>
        <w:rPr>
          <w:ins w:id="3097" w:author="作者"/>
          <w:szCs w:val="18"/>
        </w:rPr>
        <w:pPrChange w:id="3098" w:author="作者">
          <w:pPr>
            <w:pStyle w:val="ae"/>
          </w:pPr>
        </w:pPrChange>
      </w:pPr>
      <w:ins w:id="3099" w:author="作者">
        <w:r>
          <w:rPr>
            <w:szCs w:val="18"/>
          </w:rPr>
          <w:t xml:space="preserve">// </w:t>
        </w:r>
        <w:del w:id="3100" w:author="作者">
          <w:r w:rsidR="00FC5F59" w:rsidRPr="00FC5F59" w:rsidDel="006E0B60">
            <w:rPr>
              <w:szCs w:val="18"/>
            </w:rPr>
            <w:delText xml:space="preserve">         </w:delText>
          </w:r>
        </w:del>
        <w:r w:rsidR="00FC5F59" w:rsidRPr="00FC5F59">
          <w:rPr>
            <w:szCs w:val="18"/>
          </w:rPr>
          <w:t>required, but makes handling of the buffer easier.</w:t>
        </w:r>
      </w:ins>
    </w:p>
    <w:p w:rsidR="0046097D" w:rsidRDefault="00F80262">
      <w:pPr>
        <w:pStyle w:val="ae"/>
        <w:numPr>
          <w:ilvl w:val="0"/>
          <w:numId w:val="25"/>
        </w:numPr>
        <w:ind w:left="360"/>
        <w:rPr>
          <w:ins w:id="3101" w:author="作者"/>
          <w:szCs w:val="18"/>
        </w:rPr>
        <w:pPrChange w:id="3102" w:author="作者">
          <w:pPr>
            <w:pStyle w:val="ae"/>
          </w:pPr>
        </w:pPrChange>
      </w:pPr>
      <w:ins w:id="3103" w:author="作者">
        <w:r>
          <w:rPr>
            <w:szCs w:val="18"/>
          </w:rPr>
          <w:t xml:space="preserve">// </w:t>
        </w:r>
        <w:del w:id="3104" w:author="作者">
          <w:r w:rsidR="00FC5F59" w:rsidRPr="00FC5F59" w:rsidDel="006E0B60">
            <w:rPr>
              <w:szCs w:val="18"/>
            </w:rPr>
            <w:delText xml:space="preserve">         </w:delText>
          </w:r>
        </w:del>
        <w:r w:rsidR="00FC5F59" w:rsidRPr="00FC5F59">
          <w:rPr>
            <w:szCs w:val="18"/>
          </w:rPr>
          <w:t>PPTR0 point at the end of the latest data set so we need to find the beginning.</w:t>
        </w:r>
      </w:ins>
    </w:p>
    <w:p w:rsidR="0046097D" w:rsidRDefault="00F80262">
      <w:pPr>
        <w:pStyle w:val="ae"/>
        <w:numPr>
          <w:ilvl w:val="0"/>
          <w:numId w:val="25"/>
        </w:numPr>
        <w:ind w:left="360"/>
        <w:rPr>
          <w:ins w:id="3105" w:author="作者"/>
          <w:szCs w:val="18"/>
        </w:rPr>
        <w:pPrChange w:id="3106" w:author="作者">
          <w:pPr>
            <w:pStyle w:val="ae"/>
          </w:pPr>
        </w:pPrChange>
      </w:pPr>
      <w:ins w:id="3107" w:author="作者">
        <w:r>
          <w:rPr>
            <w:szCs w:val="18"/>
          </w:rPr>
          <w:t xml:space="preserve">// </w:t>
        </w:r>
        <w:del w:id="3108" w:author="作者">
          <w:r w:rsidR="00FC5F59" w:rsidRPr="00FC5F59" w:rsidDel="006E0B60">
            <w:rPr>
              <w:szCs w:val="18"/>
            </w:rPr>
            <w:delText xml:space="preserve">         </w:delText>
          </w:r>
        </w:del>
        <w:r w:rsidR="00FC5F59" w:rsidRPr="00FC5F59">
          <w:rPr>
            <w:szCs w:val="18"/>
          </w:rPr>
          <w:t xml:space="preserve">Data are interleaved: pair0, pair1,..., pairx. First, move pointer to beginning </w:t>
        </w:r>
      </w:ins>
    </w:p>
    <w:p w:rsidR="0046097D" w:rsidRDefault="00F80262">
      <w:pPr>
        <w:pStyle w:val="ae"/>
        <w:numPr>
          <w:ilvl w:val="0"/>
          <w:numId w:val="25"/>
        </w:numPr>
        <w:ind w:left="360"/>
        <w:rPr>
          <w:ins w:id="3109" w:author="作者"/>
          <w:szCs w:val="18"/>
        </w:rPr>
        <w:pPrChange w:id="3110" w:author="作者">
          <w:pPr>
            <w:pStyle w:val="ae"/>
          </w:pPr>
        </w:pPrChange>
      </w:pPr>
      <w:ins w:id="3111" w:author="作者">
        <w:r>
          <w:rPr>
            <w:szCs w:val="18"/>
          </w:rPr>
          <w:t xml:space="preserve">// </w:t>
        </w:r>
        <w:del w:id="3112" w:author="作者">
          <w:r w:rsidR="00FC5F59" w:rsidRPr="00FC5F59" w:rsidDel="006E0B60">
            <w:rPr>
              <w:szCs w:val="18"/>
            </w:rPr>
            <w:delText xml:space="preserve">         </w:delText>
          </w:r>
        </w:del>
        <w:r w:rsidR="00FC5F59" w:rsidRPr="00FC5F59">
          <w:rPr>
            <w:szCs w:val="18"/>
          </w:rPr>
          <w:t>of latest data set. That's SINC_NUM_PAIRS-1u addresses ahead of current address.</w:t>
        </w:r>
      </w:ins>
    </w:p>
    <w:p w:rsidR="0046097D" w:rsidRDefault="00F80262">
      <w:pPr>
        <w:pStyle w:val="ae"/>
        <w:numPr>
          <w:ilvl w:val="0"/>
          <w:numId w:val="25"/>
        </w:numPr>
        <w:ind w:left="360"/>
        <w:rPr>
          <w:ins w:id="3113" w:author="作者"/>
          <w:szCs w:val="18"/>
        </w:rPr>
        <w:pPrChange w:id="3114" w:author="作者">
          <w:pPr>
            <w:pStyle w:val="ae"/>
          </w:pPr>
        </w:pPrChange>
      </w:pPr>
      <w:ins w:id="3115" w:author="作者">
        <w:r>
          <w:rPr>
            <w:szCs w:val="18"/>
          </w:rPr>
          <w:lastRenderedPageBreak/>
          <w:t xml:space="preserve">// </w:t>
        </w:r>
        <w:del w:id="3116" w:author="作者">
          <w:r w:rsidR="00FC5F59" w:rsidRPr="00FC5F59" w:rsidDel="006E0B60">
            <w:rPr>
              <w:szCs w:val="18"/>
            </w:rPr>
            <w:delText xml:space="preserve">         </w:delText>
          </w:r>
        </w:del>
        <w:r w:rsidR="00FC5F59" w:rsidRPr="00FC5F59">
          <w:rPr>
            <w:szCs w:val="18"/>
          </w:rPr>
          <w:t xml:space="preserve">Then move to the very first sample belonging to this data frame. That's </w:t>
        </w:r>
      </w:ins>
    </w:p>
    <w:p w:rsidR="0046097D" w:rsidRDefault="00F80262">
      <w:pPr>
        <w:pStyle w:val="ae"/>
        <w:numPr>
          <w:ilvl w:val="0"/>
          <w:numId w:val="25"/>
        </w:numPr>
        <w:ind w:left="360"/>
        <w:rPr>
          <w:ins w:id="3117" w:author="作者"/>
          <w:szCs w:val="18"/>
        </w:rPr>
        <w:pPrChange w:id="3118" w:author="作者">
          <w:pPr>
            <w:pStyle w:val="ae"/>
          </w:pPr>
        </w:pPrChange>
      </w:pPr>
      <w:ins w:id="3119" w:author="作者">
        <w:r>
          <w:rPr>
            <w:szCs w:val="18"/>
          </w:rPr>
          <w:t xml:space="preserve">// </w:t>
        </w:r>
        <w:del w:id="3120" w:author="作者">
          <w:r w:rsidR="00FC5F59" w:rsidRPr="00FC5F59" w:rsidDel="006E0B60">
            <w:rPr>
              <w:szCs w:val="18"/>
            </w:rPr>
            <w:delText xml:space="preserve">         </w:delText>
          </w:r>
        </w:del>
        <w:r w:rsidR="00FC5F59" w:rsidRPr="00FC5F59">
          <w:rPr>
            <w:szCs w:val="18"/>
          </w:rPr>
          <w:t>SINC_NUM_PAIRS * pcnt ahead.</w:t>
        </w:r>
      </w:ins>
    </w:p>
    <w:p w:rsidR="00F80262" w:rsidDel="00F80262" w:rsidRDefault="00F80262">
      <w:pPr>
        <w:pStyle w:val="ae"/>
        <w:rPr>
          <w:ins w:id="3121" w:author="作者"/>
          <w:del w:id="3122" w:author="作者"/>
          <w:szCs w:val="18"/>
        </w:rPr>
      </w:pPr>
    </w:p>
    <w:p w:rsidR="006E0B60" w:rsidRPr="00FC5F59" w:rsidDel="00F80262" w:rsidRDefault="006E0B60" w:rsidP="00FC5F59">
      <w:pPr>
        <w:pStyle w:val="ae"/>
        <w:rPr>
          <w:ins w:id="3123" w:author="作者"/>
          <w:del w:id="3124" w:author="作者"/>
          <w:szCs w:val="18"/>
        </w:rPr>
      </w:pPr>
    </w:p>
    <w:p w:rsidR="00FC5F59" w:rsidRPr="00FC5F59" w:rsidDel="00F80262" w:rsidRDefault="00FC5F59" w:rsidP="006E0B60">
      <w:pPr>
        <w:pStyle w:val="ae"/>
        <w:rPr>
          <w:ins w:id="3125" w:author="作者"/>
          <w:del w:id="3126" w:author="作者"/>
          <w:szCs w:val="18"/>
        </w:rPr>
      </w:pPr>
      <w:ins w:id="3127" w:author="作者">
        <w:del w:id="3128" w:author="作者">
          <w:r w:rsidRPr="00FC5F59" w:rsidDel="00F80262">
            <w:rPr>
              <w:szCs w:val="18"/>
            </w:rPr>
            <w:delText>*****************************************************************************/</w:delText>
          </w:r>
        </w:del>
      </w:ins>
    </w:p>
    <w:p w:rsidR="00F80262" w:rsidRPr="00FC5F59" w:rsidDel="00F80262" w:rsidRDefault="00FC5F59">
      <w:pPr>
        <w:pStyle w:val="ae"/>
        <w:rPr>
          <w:ins w:id="3129" w:author="作者"/>
          <w:del w:id="3130" w:author="作者"/>
          <w:szCs w:val="18"/>
        </w:rPr>
      </w:pPr>
      <w:ins w:id="3131" w:author="作者">
        <w:del w:id="3132" w:author="作者">
          <w:r w:rsidRPr="00FC5F59" w:rsidDel="00F80262">
            <w:rPr>
              <w:szCs w:val="18"/>
            </w:rPr>
            <w:delText xml:space="preserve">  static int16_t *pData;</w:delText>
          </w:r>
        </w:del>
      </w:ins>
    </w:p>
    <w:p w:rsidR="00F80262" w:rsidRPr="00FC5F59" w:rsidDel="00F80262" w:rsidRDefault="00FC5F59">
      <w:pPr>
        <w:pStyle w:val="ae"/>
        <w:rPr>
          <w:ins w:id="3133" w:author="作者"/>
          <w:del w:id="3134" w:author="作者"/>
          <w:szCs w:val="18"/>
        </w:rPr>
      </w:pPr>
      <w:ins w:id="3135" w:author="作者">
        <w:del w:id="3136" w:author="作者">
          <w:r w:rsidRPr="00FC5F59" w:rsidDel="00F80262">
            <w:rPr>
              <w:szCs w:val="18"/>
            </w:rPr>
            <w:delText xml:space="preserve">  static uint32_t pcnt;</w:delText>
          </w:r>
        </w:del>
      </w:ins>
    </w:p>
    <w:p w:rsidR="00FC5F59" w:rsidRPr="00FC5F59" w:rsidDel="00F80262" w:rsidRDefault="00FC5F59" w:rsidP="00FC5F59">
      <w:pPr>
        <w:pStyle w:val="ae"/>
        <w:rPr>
          <w:ins w:id="3137" w:author="作者"/>
          <w:del w:id="3138" w:author="作者"/>
          <w:szCs w:val="18"/>
        </w:rPr>
      </w:pPr>
      <w:ins w:id="3139" w:author="作者">
        <w:del w:id="3140" w:author="作者">
          <w:r w:rsidRPr="00FC5F59" w:rsidDel="00F80262">
            <w:rPr>
              <w:szCs w:val="18"/>
            </w:rPr>
            <w:delText xml:space="preserve"> </w:delText>
          </w:r>
        </w:del>
      </w:ins>
    </w:p>
    <w:p w:rsidR="00FC5F59" w:rsidRPr="00FC5F59" w:rsidDel="00F80262" w:rsidRDefault="00FC5F59">
      <w:pPr>
        <w:pStyle w:val="ae"/>
        <w:rPr>
          <w:ins w:id="3141" w:author="作者"/>
          <w:del w:id="3142" w:author="作者"/>
          <w:szCs w:val="18"/>
        </w:rPr>
      </w:pPr>
      <w:ins w:id="3143" w:author="作者">
        <w:del w:id="3144" w:author="作者">
          <w:r w:rsidRPr="00FC5F59" w:rsidDel="00F80262">
            <w:rPr>
              <w:szCs w:val="18"/>
            </w:rPr>
            <w:delText xml:space="preserve">  pcnt = (*pREG_SINC0_LEVEL0 &amp; BITM_SINC_LEVEL0_PCNT) &gt;&gt; BITP_SINC_LEVEL0_PCNT;</w:delText>
          </w:r>
        </w:del>
      </w:ins>
    </w:p>
    <w:p w:rsidR="00FC5F59" w:rsidRPr="00F80262" w:rsidDel="00F80262" w:rsidRDefault="00FC5F59">
      <w:pPr>
        <w:pStyle w:val="ae"/>
        <w:rPr>
          <w:ins w:id="3145" w:author="作者"/>
          <w:del w:id="3146" w:author="作者"/>
          <w:szCs w:val="18"/>
        </w:rPr>
      </w:pPr>
      <w:ins w:id="3147" w:author="作者">
        <w:del w:id="3148" w:author="作者">
          <w:r w:rsidRPr="00FC5F59" w:rsidDel="00F80262">
            <w:rPr>
              <w:szCs w:val="18"/>
            </w:rPr>
            <w:delText xml:space="preserve">  </w:delText>
          </w:r>
          <w:r w:rsidRPr="00F80262" w:rsidDel="00F80262">
            <w:rPr>
              <w:iCs w:val="0"/>
              <w:szCs w:val="18"/>
            </w:rPr>
            <w:delText>pData = (uint16_t*)*pREG_SINC0_PPTR0;</w:delText>
          </w:r>
        </w:del>
      </w:ins>
    </w:p>
    <w:p w:rsidR="00FC5F59" w:rsidRPr="00F80262" w:rsidDel="00F80262" w:rsidRDefault="00FC5F59">
      <w:pPr>
        <w:pStyle w:val="ae"/>
        <w:rPr>
          <w:ins w:id="3149" w:author="作者"/>
          <w:del w:id="3150" w:author="作者"/>
          <w:szCs w:val="18"/>
        </w:rPr>
      </w:pPr>
      <w:ins w:id="3151" w:author="作者">
        <w:del w:id="3152" w:author="作者">
          <w:r w:rsidRPr="00F80262" w:rsidDel="00F80262">
            <w:rPr>
              <w:iCs w:val="0"/>
              <w:szCs w:val="18"/>
            </w:rPr>
            <w:delText xml:space="preserve">  pData = pData - (SINC_NUM_PAIRS-1u);     </w:delText>
          </w:r>
        </w:del>
      </w:ins>
    </w:p>
    <w:p w:rsidR="00FC5F59" w:rsidRPr="00F80262" w:rsidDel="00F80262" w:rsidRDefault="00FC5F59">
      <w:pPr>
        <w:pStyle w:val="ae"/>
        <w:rPr>
          <w:ins w:id="3153" w:author="作者"/>
          <w:del w:id="3154" w:author="作者"/>
          <w:szCs w:val="18"/>
        </w:rPr>
      </w:pPr>
      <w:ins w:id="3155" w:author="作者">
        <w:del w:id="3156" w:author="作者">
          <w:r w:rsidRPr="00F80262" w:rsidDel="00F80262">
            <w:rPr>
              <w:iCs w:val="0"/>
              <w:szCs w:val="18"/>
            </w:rPr>
            <w:delText xml:space="preserve">  pData = pData - (SINC_NUM_PAIRS * pcnt);</w:delText>
          </w:r>
        </w:del>
      </w:ins>
    </w:p>
    <w:p w:rsidR="00FC5F59" w:rsidRPr="00F80262" w:rsidDel="00F80262" w:rsidRDefault="00FC5F59" w:rsidP="00FC5F59">
      <w:pPr>
        <w:pStyle w:val="ae"/>
        <w:rPr>
          <w:ins w:id="3157" w:author="作者"/>
          <w:del w:id="3158" w:author="作者"/>
          <w:szCs w:val="18"/>
        </w:rPr>
      </w:pPr>
      <w:ins w:id="3159" w:author="作者">
        <w:del w:id="3160" w:author="作者">
          <w:r w:rsidRPr="00F80262" w:rsidDel="00F80262">
            <w:rPr>
              <w:iCs w:val="0"/>
              <w:szCs w:val="18"/>
            </w:rPr>
            <w:delText xml:space="preserve">      </w:delText>
          </w:r>
        </w:del>
      </w:ins>
    </w:p>
    <w:p w:rsidR="00FC5F59" w:rsidRPr="00F80262" w:rsidDel="00F80262" w:rsidRDefault="00FC5F59">
      <w:pPr>
        <w:pStyle w:val="ae"/>
        <w:rPr>
          <w:ins w:id="3161" w:author="作者"/>
          <w:del w:id="3162" w:author="作者"/>
          <w:szCs w:val="18"/>
        </w:rPr>
      </w:pPr>
      <w:ins w:id="3163" w:author="作者">
        <w:del w:id="3164" w:author="作者">
          <w:r w:rsidRPr="00F80262" w:rsidDel="00F80262">
            <w:rPr>
              <w:iCs w:val="0"/>
              <w:szCs w:val="18"/>
            </w:rPr>
            <w:delText xml:space="preserve">  PMSMctrl_U.ibc_sinc[1] = *pData;    </w:delText>
          </w:r>
        </w:del>
      </w:ins>
    </w:p>
    <w:p w:rsidR="00FC5F59" w:rsidRPr="00F80262" w:rsidDel="00F80262" w:rsidRDefault="00FC5F59">
      <w:pPr>
        <w:pStyle w:val="ae"/>
        <w:rPr>
          <w:ins w:id="3165" w:author="作者"/>
          <w:del w:id="3166" w:author="作者"/>
          <w:szCs w:val="18"/>
        </w:rPr>
      </w:pPr>
      <w:ins w:id="3167" w:author="作者">
        <w:del w:id="3168" w:author="作者">
          <w:r w:rsidRPr="00F80262" w:rsidDel="00F80262">
            <w:rPr>
              <w:iCs w:val="0"/>
              <w:szCs w:val="18"/>
            </w:rPr>
            <w:delText xml:space="preserve">  PMSMctrl_U.ibc_sinc[0] = *(pData+1);      </w:delText>
          </w:r>
        </w:del>
      </w:ins>
    </w:p>
    <w:p w:rsidR="00FC5F59" w:rsidRPr="00F80262" w:rsidDel="00F80262" w:rsidRDefault="00FC5F59">
      <w:pPr>
        <w:pStyle w:val="ae"/>
        <w:rPr>
          <w:ins w:id="3169" w:author="作者"/>
          <w:del w:id="3170" w:author="作者"/>
          <w:szCs w:val="18"/>
        </w:rPr>
      </w:pPr>
      <w:ins w:id="3171" w:author="作者">
        <w:del w:id="3172" w:author="作者">
          <w:r w:rsidRPr="00F80262" w:rsidDel="00F80262">
            <w:rPr>
              <w:iCs w:val="0"/>
              <w:szCs w:val="18"/>
            </w:rPr>
            <w:delText xml:space="preserve">  ib_sinc_raw_HDR = PMSMctrl_U.ibc_sinc[0];</w:delText>
          </w:r>
        </w:del>
      </w:ins>
    </w:p>
    <w:p w:rsidR="00FC5F59" w:rsidRPr="00F80262" w:rsidDel="00F80262" w:rsidRDefault="00FC5F59">
      <w:pPr>
        <w:pStyle w:val="ae"/>
        <w:rPr>
          <w:ins w:id="3173" w:author="作者"/>
          <w:del w:id="3174" w:author="作者"/>
          <w:szCs w:val="18"/>
        </w:rPr>
      </w:pPr>
      <w:ins w:id="3175" w:author="作者">
        <w:del w:id="3176" w:author="作者">
          <w:r w:rsidRPr="00F80262" w:rsidDel="00F80262">
            <w:rPr>
              <w:iCs w:val="0"/>
              <w:szCs w:val="18"/>
            </w:rPr>
            <w:delText xml:space="preserve">  ic_sinc_raw_HDR = PMSMctrl_U.ibc_sinc[1];       </w:delText>
          </w:r>
        </w:del>
      </w:ins>
    </w:p>
    <w:p w:rsidR="00FC5F59" w:rsidRPr="00F80262" w:rsidDel="00F80262" w:rsidRDefault="00FC5F59" w:rsidP="00FC5F59">
      <w:pPr>
        <w:pStyle w:val="ae"/>
        <w:rPr>
          <w:ins w:id="3177" w:author="作者"/>
          <w:del w:id="3178" w:author="作者"/>
          <w:szCs w:val="18"/>
        </w:rPr>
      </w:pPr>
      <w:ins w:id="3179" w:author="作者">
        <w:del w:id="3180" w:author="作者">
          <w:r w:rsidRPr="00F80262" w:rsidDel="00F80262">
            <w:rPr>
              <w:iCs w:val="0"/>
              <w:szCs w:val="18"/>
            </w:rPr>
            <w:delText xml:space="preserve">  </w:delText>
          </w:r>
        </w:del>
      </w:ins>
    </w:p>
    <w:p w:rsidR="00FC5F59" w:rsidRPr="00F80262" w:rsidDel="00F80262" w:rsidRDefault="00FC5F59">
      <w:pPr>
        <w:pStyle w:val="ae"/>
        <w:rPr>
          <w:ins w:id="3181" w:author="作者"/>
          <w:del w:id="3182" w:author="作者"/>
          <w:szCs w:val="18"/>
        </w:rPr>
      </w:pPr>
      <w:ins w:id="3183" w:author="作者">
        <w:del w:id="3184" w:author="作者">
          <w:r w:rsidRPr="00F80262" w:rsidDel="00F80262">
            <w:rPr>
              <w:iCs w:val="0"/>
              <w:szCs w:val="18"/>
            </w:rPr>
            <w:delText xml:space="preserve">  #ifdef USE_SIGMA_DELTA</w:delText>
          </w:r>
        </w:del>
      </w:ins>
    </w:p>
    <w:p w:rsidR="00FC5F59" w:rsidRPr="00040B74" w:rsidDel="00F80262" w:rsidRDefault="00FC5F59">
      <w:pPr>
        <w:pStyle w:val="ae"/>
        <w:rPr>
          <w:ins w:id="3185" w:author="作者"/>
          <w:del w:id="3186" w:author="作者"/>
          <w:szCs w:val="18"/>
        </w:rPr>
      </w:pPr>
      <w:ins w:id="3187" w:author="作者">
        <w:del w:id="3188" w:author="作者">
          <w:r w:rsidRPr="00040B74" w:rsidDel="00F80262">
            <w:rPr>
              <w:iCs w:val="0"/>
              <w:szCs w:val="18"/>
            </w:rPr>
            <w:delText xml:space="preserve">    sMcAlgorithm();   </w:delText>
          </w:r>
          <w:r w:rsidR="004351A3" w:rsidDel="00F80262">
            <w:rPr>
              <w:szCs w:val="18"/>
            </w:rPr>
            <w:delText>// Call application code</w:delText>
          </w:r>
        </w:del>
      </w:ins>
    </w:p>
    <w:p w:rsidR="00FC5F59" w:rsidRPr="00FC5F59" w:rsidDel="00F80262" w:rsidRDefault="00FC5F59">
      <w:pPr>
        <w:pStyle w:val="ae"/>
        <w:rPr>
          <w:ins w:id="3189" w:author="作者"/>
          <w:del w:id="3190" w:author="作者"/>
          <w:szCs w:val="18"/>
        </w:rPr>
      </w:pPr>
      <w:ins w:id="3191" w:author="作者">
        <w:del w:id="3192" w:author="作者">
          <w:r w:rsidRPr="00040B74" w:rsidDel="00F80262">
            <w:rPr>
              <w:iCs w:val="0"/>
              <w:szCs w:val="18"/>
            </w:rPr>
            <w:delText xml:space="preserve">  </w:delText>
          </w:r>
          <w:r w:rsidRPr="00FC5F59" w:rsidDel="00F80262">
            <w:rPr>
              <w:szCs w:val="18"/>
            </w:rPr>
            <w:delText xml:space="preserve">#endif </w:delText>
          </w:r>
        </w:del>
      </w:ins>
    </w:p>
    <w:p w:rsidR="00FC5F59" w:rsidRPr="00FC5F59" w:rsidDel="00F80262" w:rsidRDefault="00FC5F59" w:rsidP="00FC5F59">
      <w:pPr>
        <w:pStyle w:val="ae"/>
        <w:rPr>
          <w:ins w:id="3193" w:author="作者"/>
          <w:del w:id="3194" w:author="作者"/>
          <w:szCs w:val="18"/>
        </w:rPr>
      </w:pPr>
      <w:ins w:id="3195" w:author="作者">
        <w:del w:id="3196" w:author="作者">
          <w:r w:rsidRPr="00FC5F59" w:rsidDel="00F80262">
            <w:rPr>
              <w:szCs w:val="18"/>
            </w:rPr>
            <w:delText xml:space="preserve"> </w:delText>
          </w:r>
        </w:del>
      </w:ins>
    </w:p>
    <w:p w:rsidR="00FC5F59" w:rsidRPr="00FC5F59" w:rsidDel="00F80262" w:rsidRDefault="00FC5F59">
      <w:pPr>
        <w:pStyle w:val="ae"/>
        <w:rPr>
          <w:ins w:id="3197" w:author="作者"/>
          <w:del w:id="3198" w:author="作者"/>
          <w:szCs w:val="18"/>
        </w:rPr>
      </w:pPr>
      <w:ins w:id="3199" w:author="作者">
        <w:del w:id="3200" w:author="作者">
          <w:r w:rsidRPr="00FC5F59" w:rsidDel="00F80262">
            <w:rPr>
              <w:szCs w:val="18"/>
            </w:rPr>
            <w:delText xml:space="preserve">  *pREG_SINC0_STAT |= (1u &lt;&lt; BITP_SINC_STAT_PCNT0);</w:delText>
          </w:r>
        </w:del>
      </w:ins>
    </w:p>
    <w:p w:rsidR="0046097D" w:rsidRDefault="00FC5F59">
      <w:pPr>
        <w:pStyle w:val="ae"/>
        <w:rPr>
          <w:ins w:id="3201" w:author="作者"/>
          <w:szCs w:val="18"/>
        </w:rPr>
        <w:pPrChange w:id="3202" w:author="作者">
          <w:pPr/>
        </w:pPrChange>
      </w:pPr>
      <w:ins w:id="3203" w:author="作者">
        <w:del w:id="3204" w:author="作者">
          <w:r w:rsidRPr="00FC5F59" w:rsidDel="00F80262">
            <w:rPr>
              <w:szCs w:val="18"/>
            </w:rPr>
            <w:delText xml:space="preserve">}          </w:delText>
          </w:r>
        </w:del>
      </w:ins>
    </w:p>
    <w:p w:rsidR="0046097D" w:rsidRDefault="00645825">
      <w:pPr>
        <w:pStyle w:val="ae"/>
        <w:numPr>
          <w:ilvl w:val="0"/>
          <w:numId w:val="25"/>
        </w:numPr>
        <w:ind w:left="360"/>
        <w:rPr>
          <w:ins w:id="3205" w:author="作者"/>
          <w:szCs w:val="18"/>
        </w:rPr>
        <w:pPrChange w:id="3206" w:author="作者">
          <w:pPr>
            <w:pStyle w:val="ae"/>
          </w:pPr>
        </w:pPrChange>
      </w:pPr>
      <w:ins w:id="3207" w:author="作者">
        <w:r w:rsidRPr="00062375">
          <w:rPr>
            <w:szCs w:val="18"/>
          </w:rPr>
          <w:t xml:space="preserve">static int16_t *pData; </w:t>
        </w:r>
      </w:ins>
    </w:p>
    <w:p w:rsidR="0046097D" w:rsidRDefault="00645825">
      <w:pPr>
        <w:pStyle w:val="ae"/>
        <w:numPr>
          <w:ilvl w:val="0"/>
          <w:numId w:val="25"/>
        </w:numPr>
        <w:ind w:left="360"/>
        <w:rPr>
          <w:ins w:id="3208" w:author="作者"/>
          <w:szCs w:val="18"/>
        </w:rPr>
        <w:pPrChange w:id="3209" w:author="作者">
          <w:pPr>
            <w:pStyle w:val="ae"/>
          </w:pPr>
        </w:pPrChange>
      </w:pPr>
      <w:ins w:id="3210" w:author="作者">
        <w:r w:rsidRPr="00062375">
          <w:rPr>
            <w:szCs w:val="18"/>
          </w:rPr>
          <w:t>static uint32_t pcnt;</w:t>
        </w:r>
      </w:ins>
    </w:p>
    <w:p w:rsidR="00645825" w:rsidRPr="00645825" w:rsidRDefault="00645825" w:rsidP="00645825">
      <w:pPr>
        <w:pStyle w:val="ae"/>
        <w:rPr>
          <w:ins w:id="3211" w:author="作者"/>
          <w:szCs w:val="18"/>
        </w:rPr>
      </w:pPr>
      <w:ins w:id="3212" w:author="作者">
        <w:r w:rsidRPr="00645825">
          <w:rPr>
            <w:szCs w:val="18"/>
          </w:rPr>
          <w:t xml:space="preserve"> </w:t>
        </w:r>
      </w:ins>
    </w:p>
    <w:p w:rsidR="0046097D" w:rsidRDefault="00645825">
      <w:pPr>
        <w:pStyle w:val="ae"/>
        <w:numPr>
          <w:ilvl w:val="0"/>
          <w:numId w:val="25"/>
        </w:numPr>
        <w:ind w:left="360"/>
        <w:rPr>
          <w:ins w:id="3213" w:author="作者"/>
          <w:szCs w:val="18"/>
        </w:rPr>
        <w:pPrChange w:id="3214" w:author="作者">
          <w:pPr>
            <w:pStyle w:val="ae"/>
          </w:pPr>
        </w:pPrChange>
      </w:pPr>
      <w:ins w:id="3215" w:author="作者">
        <w:r w:rsidRPr="00645825">
          <w:rPr>
            <w:szCs w:val="18"/>
          </w:rPr>
          <w:t>pcnt = (*pREG_SINC0_LEVEL0 &amp; BITM_SINC_LEVEL0_PCNT) &gt;&gt; BITP_SINC_LEVEL0_PCNT;</w:t>
        </w:r>
      </w:ins>
    </w:p>
    <w:p w:rsidR="0046097D" w:rsidRDefault="003B377C">
      <w:pPr>
        <w:pStyle w:val="ae"/>
        <w:numPr>
          <w:ilvl w:val="0"/>
          <w:numId w:val="25"/>
        </w:numPr>
        <w:ind w:left="360"/>
        <w:rPr>
          <w:ins w:id="3216" w:author="作者"/>
          <w:szCs w:val="18"/>
          <w:lang w:val="sv-SE"/>
          <w:rPrChange w:id="3217" w:author="作者">
            <w:rPr>
              <w:ins w:id="3218" w:author="作者"/>
              <w:szCs w:val="18"/>
            </w:rPr>
          </w:rPrChange>
        </w:rPr>
        <w:pPrChange w:id="3219" w:author="作者">
          <w:pPr>
            <w:pStyle w:val="ae"/>
          </w:pPr>
        </w:pPrChange>
      </w:pPr>
      <w:ins w:id="3220" w:author="作者">
        <w:r w:rsidRPr="003B377C">
          <w:rPr>
            <w:szCs w:val="18"/>
            <w:lang w:val="sv-SE"/>
            <w:rPrChange w:id="3221" w:author="作者">
              <w:rPr>
                <w:szCs w:val="18"/>
              </w:rPr>
            </w:rPrChange>
          </w:rPr>
          <w:t>pData = (uint16_t*)*pREG_SINC0_PPTR0;</w:t>
        </w:r>
      </w:ins>
    </w:p>
    <w:p w:rsidR="0046097D" w:rsidRDefault="003B377C">
      <w:pPr>
        <w:pStyle w:val="ae"/>
        <w:numPr>
          <w:ilvl w:val="0"/>
          <w:numId w:val="25"/>
        </w:numPr>
        <w:ind w:left="360"/>
        <w:rPr>
          <w:ins w:id="3222" w:author="作者"/>
          <w:szCs w:val="18"/>
          <w:lang w:val="sv-SE"/>
          <w:rPrChange w:id="3223" w:author="作者">
            <w:rPr>
              <w:ins w:id="3224" w:author="作者"/>
              <w:szCs w:val="18"/>
            </w:rPr>
          </w:rPrChange>
        </w:rPr>
        <w:pPrChange w:id="3225" w:author="作者">
          <w:pPr>
            <w:pStyle w:val="ae"/>
          </w:pPr>
        </w:pPrChange>
      </w:pPr>
      <w:ins w:id="3226" w:author="作者">
        <w:r w:rsidRPr="003B377C">
          <w:rPr>
            <w:szCs w:val="18"/>
            <w:lang w:val="sv-SE"/>
            <w:rPrChange w:id="3227" w:author="作者">
              <w:rPr>
                <w:szCs w:val="18"/>
              </w:rPr>
            </w:rPrChange>
          </w:rPr>
          <w:t xml:space="preserve">pData = pData - (SINC_NUM_PAIRS-1u);     </w:t>
        </w:r>
      </w:ins>
    </w:p>
    <w:p w:rsidR="0046097D" w:rsidRDefault="003B377C">
      <w:pPr>
        <w:pStyle w:val="ae"/>
        <w:numPr>
          <w:ilvl w:val="0"/>
          <w:numId w:val="25"/>
        </w:numPr>
        <w:ind w:left="360"/>
        <w:rPr>
          <w:ins w:id="3228" w:author="作者"/>
          <w:szCs w:val="18"/>
          <w:lang w:val="sv-SE"/>
          <w:rPrChange w:id="3229" w:author="作者">
            <w:rPr>
              <w:ins w:id="3230" w:author="作者"/>
              <w:szCs w:val="18"/>
            </w:rPr>
          </w:rPrChange>
        </w:rPr>
        <w:pPrChange w:id="3231" w:author="作者">
          <w:pPr>
            <w:pStyle w:val="ae"/>
          </w:pPr>
        </w:pPrChange>
      </w:pPr>
      <w:ins w:id="3232" w:author="作者">
        <w:r w:rsidRPr="003B377C">
          <w:rPr>
            <w:szCs w:val="18"/>
            <w:lang w:val="sv-SE"/>
            <w:rPrChange w:id="3233" w:author="作者">
              <w:rPr>
                <w:szCs w:val="18"/>
              </w:rPr>
            </w:rPrChange>
          </w:rPr>
          <w:t>pData = pData - (SINC_NUM_PAIRS * pcnt);</w:t>
        </w:r>
      </w:ins>
    </w:p>
    <w:p w:rsidR="0046097D" w:rsidRDefault="0046097D">
      <w:pPr>
        <w:pStyle w:val="ae"/>
        <w:ind w:left="360" w:firstLine="648"/>
        <w:rPr>
          <w:ins w:id="3234" w:author="作者"/>
          <w:szCs w:val="18"/>
          <w:lang w:val="sv-SE"/>
          <w:rPrChange w:id="3235" w:author="作者">
            <w:rPr>
              <w:ins w:id="3236" w:author="作者"/>
              <w:szCs w:val="18"/>
            </w:rPr>
          </w:rPrChange>
        </w:rPr>
        <w:pPrChange w:id="3237" w:author="作者">
          <w:pPr>
            <w:pStyle w:val="ae"/>
          </w:pPr>
        </w:pPrChange>
      </w:pPr>
    </w:p>
    <w:p w:rsidR="0046097D" w:rsidRDefault="003B377C">
      <w:pPr>
        <w:pStyle w:val="ae"/>
        <w:numPr>
          <w:ilvl w:val="0"/>
          <w:numId w:val="25"/>
        </w:numPr>
        <w:ind w:left="360"/>
        <w:rPr>
          <w:ins w:id="3238" w:author="作者"/>
          <w:szCs w:val="18"/>
          <w:lang w:val="sv-SE"/>
          <w:rPrChange w:id="3239" w:author="作者">
            <w:rPr>
              <w:ins w:id="3240" w:author="作者"/>
              <w:szCs w:val="18"/>
            </w:rPr>
          </w:rPrChange>
        </w:rPr>
        <w:pPrChange w:id="3241" w:author="作者">
          <w:pPr>
            <w:pStyle w:val="ae"/>
          </w:pPr>
        </w:pPrChange>
      </w:pPr>
      <w:ins w:id="3242" w:author="作者">
        <w:r w:rsidRPr="003B377C">
          <w:rPr>
            <w:szCs w:val="18"/>
            <w:lang w:val="sv-SE"/>
            <w:rPrChange w:id="3243" w:author="作者">
              <w:rPr>
                <w:szCs w:val="18"/>
              </w:rPr>
            </w:rPrChange>
          </w:rPr>
          <w:t xml:space="preserve">PMSMctrl_U.ibc_sinc[1] = *pData;    </w:t>
        </w:r>
      </w:ins>
    </w:p>
    <w:p w:rsidR="0046097D" w:rsidRDefault="003B377C">
      <w:pPr>
        <w:pStyle w:val="ae"/>
        <w:numPr>
          <w:ilvl w:val="0"/>
          <w:numId w:val="25"/>
        </w:numPr>
        <w:ind w:left="360"/>
        <w:rPr>
          <w:ins w:id="3244" w:author="作者"/>
          <w:szCs w:val="18"/>
          <w:lang w:val="sv-SE"/>
          <w:rPrChange w:id="3245" w:author="作者">
            <w:rPr>
              <w:ins w:id="3246" w:author="作者"/>
              <w:szCs w:val="18"/>
            </w:rPr>
          </w:rPrChange>
        </w:rPr>
        <w:pPrChange w:id="3247" w:author="作者">
          <w:pPr>
            <w:pStyle w:val="ae"/>
          </w:pPr>
        </w:pPrChange>
      </w:pPr>
      <w:ins w:id="3248" w:author="作者">
        <w:r w:rsidRPr="003B377C">
          <w:rPr>
            <w:szCs w:val="18"/>
            <w:lang w:val="sv-SE"/>
            <w:rPrChange w:id="3249" w:author="作者">
              <w:rPr>
                <w:szCs w:val="18"/>
              </w:rPr>
            </w:rPrChange>
          </w:rPr>
          <w:t xml:space="preserve">PMSMctrl_U.ibc_sinc[0] = *(pData+1);      </w:t>
        </w:r>
      </w:ins>
    </w:p>
    <w:p w:rsidR="0046097D" w:rsidRDefault="003B377C">
      <w:pPr>
        <w:pStyle w:val="ae"/>
        <w:numPr>
          <w:ilvl w:val="0"/>
          <w:numId w:val="25"/>
        </w:numPr>
        <w:ind w:left="360"/>
        <w:rPr>
          <w:ins w:id="3250" w:author="作者"/>
          <w:szCs w:val="18"/>
          <w:lang w:val="sv-SE"/>
          <w:rPrChange w:id="3251" w:author="作者">
            <w:rPr>
              <w:ins w:id="3252" w:author="作者"/>
              <w:szCs w:val="18"/>
            </w:rPr>
          </w:rPrChange>
        </w:rPr>
        <w:pPrChange w:id="3253" w:author="作者">
          <w:pPr>
            <w:pStyle w:val="ae"/>
          </w:pPr>
        </w:pPrChange>
      </w:pPr>
      <w:ins w:id="3254" w:author="作者">
        <w:r w:rsidRPr="003B377C">
          <w:rPr>
            <w:szCs w:val="18"/>
            <w:lang w:val="sv-SE"/>
            <w:rPrChange w:id="3255" w:author="作者">
              <w:rPr>
                <w:szCs w:val="18"/>
              </w:rPr>
            </w:rPrChange>
          </w:rPr>
          <w:t>ib_sinc_raw_HDR = PMSMctrl_U.ibc_sinc[0];</w:t>
        </w:r>
      </w:ins>
    </w:p>
    <w:p w:rsidR="0046097D" w:rsidRDefault="003B377C">
      <w:pPr>
        <w:pStyle w:val="ae"/>
        <w:numPr>
          <w:ilvl w:val="0"/>
          <w:numId w:val="25"/>
        </w:numPr>
        <w:ind w:left="360"/>
        <w:rPr>
          <w:ins w:id="3256" w:author="作者"/>
          <w:szCs w:val="18"/>
          <w:lang w:val="sv-SE"/>
          <w:rPrChange w:id="3257" w:author="作者">
            <w:rPr>
              <w:ins w:id="3258" w:author="作者"/>
              <w:szCs w:val="18"/>
            </w:rPr>
          </w:rPrChange>
        </w:rPr>
        <w:pPrChange w:id="3259" w:author="作者">
          <w:pPr>
            <w:pStyle w:val="ae"/>
          </w:pPr>
        </w:pPrChange>
      </w:pPr>
      <w:ins w:id="3260" w:author="作者">
        <w:r w:rsidRPr="003B377C">
          <w:rPr>
            <w:szCs w:val="18"/>
            <w:lang w:val="sv-SE"/>
            <w:rPrChange w:id="3261" w:author="作者">
              <w:rPr>
                <w:szCs w:val="18"/>
              </w:rPr>
            </w:rPrChange>
          </w:rPr>
          <w:t xml:space="preserve">ic_sinc_raw_HDR = PMSMctrl_U.ibc_sinc[1];       </w:t>
        </w:r>
      </w:ins>
    </w:p>
    <w:p w:rsidR="0046097D" w:rsidRDefault="0046097D">
      <w:pPr>
        <w:pStyle w:val="ae"/>
        <w:ind w:left="360" w:firstLine="216"/>
        <w:rPr>
          <w:ins w:id="3262" w:author="作者"/>
          <w:szCs w:val="18"/>
          <w:lang w:val="sv-SE"/>
          <w:rPrChange w:id="3263" w:author="作者">
            <w:rPr>
              <w:ins w:id="3264" w:author="作者"/>
              <w:szCs w:val="18"/>
            </w:rPr>
          </w:rPrChange>
        </w:rPr>
        <w:pPrChange w:id="3265" w:author="作者">
          <w:pPr>
            <w:pStyle w:val="ae"/>
          </w:pPr>
        </w:pPrChange>
      </w:pPr>
    </w:p>
    <w:p w:rsidR="0046097D" w:rsidRDefault="00645825">
      <w:pPr>
        <w:pStyle w:val="ae"/>
        <w:numPr>
          <w:ilvl w:val="0"/>
          <w:numId w:val="25"/>
        </w:numPr>
        <w:ind w:left="360"/>
        <w:rPr>
          <w:ins w:id="3266" w:author="作者"/>
          <w:del w:id="3267" w:author="作者"/>
          <w:szCs w:val="18"/>
        </w:rPr>
        <w:pPrChange w:id="3268" w:author="作者">
          <w:pPr>
            <w:pStyle w:val="ae"/>
          </w:pPr>
        </w:pPrChange>
      </w:pPr>
      <w:ins w:id="3269" w:author="作者">
        <w:del w:id="3270" w:author="作者">
          <w:r w:rsidRPr="00645825" w:rsidDel="00CB0A88">
            <w:rPr>
              <w:szCs w:val="18"/>
            </w:rPr>
            <w:delText>#ifdef USE_SIGMA_DELTA</w:delText>
          </w:r>
        </w:del>
      </w:ins>
    </w:p>
    <w:p w:rsidR="0046097D" w:rsidRDefault="00062375">
      <w:pPr>
        <w:pStyle w:val="ae"/>
        <w:numPr>
          <w:ilvl w:val="0"/>
          <w:numId w:val="25"/>
        </w:numPr>
        <w:ind w:left="360"/>
        <w:rPr>
          <w:ins w:id="3271" w:author="作者"/>
          <w:szCs w:val="18"/>
        </w:rPr>
        <w:pPrChange w:id="3272" w:author="作者">
          <w:pPr>
            <w:pStyle w:val="ae"/>
          </w:pPr>
        </w:pPrChange>
      </w:pPr>
      <w:ins w:id="3273" w:author="作者">
        <w:del w:id="3274" w:author="作者">
          <w:r w:rsidDel="00CB0A88">
            <w:rPr>
              <w:szCs w:val="18"/>
            </w:rPr>
            <w:delText xml:space="preserve">  </w:delText>
          </w:r>
        </w:del>
        <w:r w:rsidR="00645825" w:rsidRPr="00645825">
          <w:rPr>
            <w:szCs w:val="18"/>
          </w:rPr>
          <w:t>sMcAlgorithm();   // Call application code</w:t>
        </w:r>
      </w:ins>
    </w:p>
    <w:p w:rsidR="0046097D" w:rsidRDefault="00645825">
      <w:pPr>
        <w:pStyle w:val="ae"/>
        <w:numPr>
          <w:ilvl w:val="0"/>
          <w:numId w:val="25"/>
        </w:numPr>
        <w:ind w:left="360"/>
        <w:rPr>
          <w:ins w:id="3275" w:author="作者"/>
          <w:del w:id="3276" w:author="作者"/>
          <w:szCs w:val="18"/>
        </w:rPr>
        <w:pPrChange w:id="3277" w:author="作者">
          <w:pPr>
            <w:pStyle w:val="ae"/>
          </w:pPr>
        </w:pPrChange>
      </w:pPr>
      <w:ins w:id="3278" w:author="作者">
        <w:del w:id="3279" w:author="作者">
          <w:r w:rsidRPr="00645825" w:rsidDel="00CB0A88">
            <w:rPr>
              <w:szCs w:val="18"/>
            </w:rPr>
            <w:delText xml:space="preserve">#endif </w:delText>
          </w:r>
        </w:del>
      </w:ins>
    </w:p>
    <w:p w:rsidR="0046097D" w:rsidRDefault="0046097D">
      <w:pPr>
        <w:pStyle w:val="ae"/>
        <w:ind w:left="360" w:firstLine="108"/>
        <w:rPr>
          <w:ins w:id="3280" w:author="作者"/>
          <w:szCs w:val="18"/>
        </w:rPr>
        <w:pPrChange w:id="3281" w:author="作者">
          <w:pPr>
            <w:pStyle w:val="ae"/>
          </w:pPr>
        </w:pPrChange>
      </w:pPr>
    </w:p>
    <w:p w:rsidR="0046097D" w:rsidRDefault="00645825">
      <w:pPr>
        <w:pStyle w:val="ae"/>
        <w:numPr>
          <w:ilvl w:val="0"/>
          <w:numId w:val="25"/>
        </w:numPr>
        <w:ind w:left="360"/>
        <w:rPr>
          <w:ins w:id="3282" w:author="作者"/>
          <w:szCs w:val="18"/>
        </w:rPr>
        <w:pPrChange w:id="3283" w:author="作者">
          <w:pPr>
            <w:pStyle w:val="ae"/>
          </w:pPr>
        </w:pPrChange>
      </w:pPr>
      <w:ins w:id="3284" w:author="作者">
        <w:r w:rsidRPr="00645825">
          <w:rPr>
            <w:szCs w:val="18"/>
          </w:rPr>
          <w:t>*pREG_SINC0_STAT |= (1u &lt;&lt; BITP_SINC_STAT_PCNT0);</w:t>
        </w:r>
      </w:ins>
    </w:p>
    <w:p w:rsidR="0046097D" w:rsidRDefault="00645825">
      <w:pPr>
        <w:pStyle w:val="ae"/>
        <w:numPr>
          <w:ilvl w:val="0"/>
          <w:numId w:val="25"/>
        </w:numPr>
        <w:ind w:left="360"/>
        <w:rPr>
          <w:szCs w:val="18"/>
          <w:rPrChange w:id="3285" w:author="作者">
            <w:rPr/>
          </w:rPrChange>
        </w:rPr>
        <w:pPrChange w:id="3286" w:author="作者">
          <w:pPr/>
        </w:pPrChange>
      </w:pPr>
      <w:ins w:id="3287" w:author="作者">
        <w:r w:rsidRPr="00645825">
          <w:rPr>
            <w:szCs w:val="18"/>
          </w:rPr>
          <w:t xml:space="preserve">}           </w:t>
        </w:r>
        <w:r w:rsidR="00FC5F59" w:rsidRPr="00FC5F59">
          <w:rPr>
            <w:szCs w:val="18"/>
          </w:rPr>
          <w:t xml:space="preserve"> </w:t>
        </w:r>
      </w:ins>
    </w:p>
    <w:tbl>
      <w:tblPr>
        <w:tblpPr w:leftFromText="187" w:rightFromText="187" w:vertAnchor="page" w:tblpY="14257"/>
        <w:tblW w:w="5000" w:type="pct"/>
        <w:tblLook w:val="01E0"/>
      </w:tblPr>
      <w:tblGrid>
        <w:gridCol w:w="4404"/>
        <w:gridCol w:w="6612"/>
      </w:tblGrid>
      <w:tr w:rsidR="002073E3" w:rsidRPr="004A10E1" w:rsidTr="004B0AD8">
        <w:tc>
          <w:tcPr>
            <w:tcW w:w="4260" w:type="dxa"/>
          </w:tcPr>
          <w:p w:rsidR="002073E3" w:rsidRPr="004A10E1" w:rsidRDefault="003B377C" w:rsidP="004B0AD8">
            <w:pPr>
              <w:pStyle w:val="a4"/>
              <w:tabs>
                <w:tab w:val="clear" w:pos="3859"/>
                <w:tab w:val="right" w:pos="4052"/>
              </w:tabs>
              <w:spacing w:before="80" w:after="80"/>
              <w:jc w:val="both"/>
              <w:rPr>
                <w:rStyle w:val="ADIWebSign-Off"/>
                <w:rFonts w:ascii="Courier New" w:hAnsi="Courier New" w:cs="Courier New"/>
                <w:sz w:val="18"/>
                <w:szCs w:val="18"/>
                <w:rPrChange w:id="3288" w:author="作者">
                  <w:rPr>
                    <w:rStyle w:val="ADIWebSign-Off"/>
                    <w:rFonts w:cs="Courier New"/>
                    <w:iCs/>
                    <w:kern w:val="18"/>
                  </w:rPr>
                </w:rPrChange>
              </w:rPr>
            </w:pPr>
            <w:r w:rsidRPr="003B377C">
              <w:rPr>
                <w:rStyle w:val="ADIWebSign-Off"/>
                <w:rFonts w:ascii="Courier New" w:hAnsi="Courier New" w:cs="Courier New"/>
                <w:sz w:val="18"/>
                <w:szCs w:val="18"/>
                <w:rPrChange w:id="3289" w:author="作者">
                  <w:rPr>
                    <w:rStyle w:val="ADIWebSign-Off"/>
                    <w:kern w:val="18"/>
                  </w:rPr>
                </w:rPrChange>
              </w:rPr>
              <w:t>©</w:t>
            </w:r>
            <w:r w:rsidRPr="003B377C">
              <w:rPr>
                <w:rStyle w:val="ADIWebSign-Off"/>
                <w:rFonts w:ascii="Courier New" w:hAnsi="Courier New" w:cs="Courier New"/>
                <w:sz w:val="18"/>
                <w:szCs w:val="18"/>
                <w:rPrChange w:id="3290" w:author="作者">
                  <w:rPr>
                    <w:rStyle w:val="ADIWebSign-Off"/>
                    <w:kern w:val="18"/>
                  </w:rPr>
                </w:rPrChange>
              </w:rPr>
              <w:fldChar w:fldCharType="begin"/>
            </w:r>
            <w:r w:rsidRPr="003B377C">
              <w:rPr>
                <w:rStyle w:val="ADIWebSign-Off"/>
                <w:rFonts w:ascii="Courier New" w:hAnsi="Courier New" w:cs="Courier New"/>
                <w:sz w:val="18"/>
                <w:szCs w:val="18"/>
                <w:rPrChange w:id="3291" w:author="作者">
                  <w:rPr>
                    <w:rStyle w:val="ADIWebSign-Off"/>
                    <w:kern w:val="18"/>
                  </w:rPr>
                </w:rPrChange>
              </w:rPr>
              <w:instrText xml:space="preserve"> DOCPROPERTY  "ADI Pub Year"  \* MERGEFORMAT </w:instrText>
            </w:r>
            <w:r w:rsidRPr="003B377C">
              <w:rPr>
                <w:rStyle w:val="ADIWebSign-Off"/>
                <w:rFonts w:ascii="Courier New" w:hAnsi="Courier New" w:cs="Courier New"/>
                <w:sz w:val="18"/>
                <w:szCs w:val="18"/>
                <w:rPrChange w:id="3292" w:author="作者">
                  <w:rPr>
                    <w:rStyle w:val="ADIWebSign-Off"/>
                    <w:kern w:val="18"/>
                  </w:rPr>
                </w:rPrChange>
              </w:rPr>
              <w:fldChar w:fldCharType="separate"/>
            </w:r>
            <w:r w:rsidRPr="003B377C">
              <w:rPr>
                <w:rStyle w:val="ADIWebSign-Off"/>
                <w:rFonts w:ascii="Courier New" w:hAnsi="Courier New" w:cs="Courier New"/>
                <w:sz w:val="18"/>
                <w:szCs w:val="18"/>
                <w:rPrChange w:id="3293" w:author="作者">
                  <w:rPr>
                    <w:rStyle w:val="ADIWebSign-Off"/>
                    <w:kern w:val="18"/>
                  </w:rPr>
                </w:rPrChange>
              </w:rPr>
              <w:t>2013</w:t>
            </w:r>
            <w:r w:rsidRPr="003B377C">
              <w:rPr>
                <w:rStyle w:val="ADIWebSign-Off"/>
                <w:rFonts w:ascii="Courier New" w:hAnsi="Courier New" w:cs="Courier New"/>
                <w:sz w:val="18"/>
                <w:szCs w:val="18"/>
                <w:rPrChange w:id="3294" w:author="作者">
                  <w:rPr>
                    <w:rStyle w:val="ADIWebSign-Off"/>
                    <w:kern w:val="18"/>
                  </w:rPr>
                </w:rPrChange>
              </w:rPr>
              <w:fldChar w:fldCharType="end"/>
            </w:r>
            <w:r w:rsidRPr="003B377C">
              <w:rPr>
                <w:rStyle w:val="ADIWebSign-Off"/>
                <w:rFonts w:ascii="Courier New" w:hAnsi="Courier New" w:cs="Courier New"/>
                <w:sz w:val="18"/>
                <w:szCs w:val="18"/>
                <w:rPrChange w:id="3295" w:author="作者">
                  <w:rPr>
                    <w:rStyle w:val="ADIWebSign-Off"/>
                    <w:kern w:val="18"/>
                  </w:rPr>
                </w:rPrChange>
              </w:rPr>
              <w:t xml:space="preserve"> Analog Devices, Inc. All rights reserved. Trademarks and </w:t>
            </w:r>
            <w:r w:rsidRPr="003B377C">
              <w:rPr>
                <w:rStyle w:val="ADIWebSign-Off"/>
                <w:rFonts w:ascii="Courier New" w:hAnsi="Courier New" w:cs="Courier New"/>
                <w:sz w:val="18"/>
                <w:szCs w:val="18"/>
                <w:rPrChange w:id="3296" w:author="作者">
                  <w:rPr>
                    <w:rStyle w:val="ADIWebSign-Off"/>
                    <w:kern w:val="18"/>
                  </w:rPr>
                </w:rPrChange>
              </w:rPr>
              <w:br/>
              <w:t xml:space="preserve"> registered trademarks are the property of their respective owners.</w:t>
            </w:r>
            <w:r w:rsidRPr="003B377C">
              <w:rPr>
                <w:rStyle w:val="ADIWebSign-Off"/>
                <w:rFonts w:ascii="Courier New" w:hAnsi="Courier New" w:cs="Courier New"/>
                <w:sz w:val="18"/>
                <w:szCs w:val="18"/>
                <w:rPrChange w:id="3297" w:author="作者">
                  <w:rPr>
                    <w:rStyle w:val="ADIWebSign-Off"/>
                    <w:kern w:val="18"/>
                  </w:rPr>
                </w:rPrChange>
              </w:rPr>
              <w:br/>
              <w:t xml:space="preserve"> </w:t>
            </w:r>
            <w:r w:rsidRPr="003B377C">
              <w:rPr>
                <w:rStyle w:val="ADIWebSign-Off"/>
                <w:rFonts w:ascii="Courier New" w:hAnsi="Courier New" w:cs="Courier New"/>
                <w:sz w:val="18"/>
                <w:szCs w:val="18"/>
                <w:rPrChange w:id="3298" w:author="作者">
                  <w:rPr>
                    <w:rStyle w:val="ADIWebSign-Off"/>
                    <w:kern w:val="18"/>
                  </w:rPr>
                </w:rPrChange>
              </w:rPr>
              <w:tab/>
            </w:r>
            <w:r w:rsidRPr="003B377C">
              <w:rPr>
                <w:rStyle w:val="ADIWebSign-Off"/>
                <w:rFonts w:ascii="Courier New" w:hAnsi="Courier New" w:cs="Courier New"/>
                <w:sz w:val="18"/>
                <w:szCs w:val="18"/>
                <w:rPrChange w:id="3299" w:author="作者">
                  <w:rPr>
                    <w:rStyle w:val="ADIWebSign-Off"/>
                    <w:kern w:val="18"/>
                  </w:rPr>
                </w:rPrChange>
              </w:rPr>
              <w:fldChar w:fldCharType="begin"/>
            </w:r>
            <w:r w:rsidRPr="003B377C">
              <w:rPr>
                <w:rStyle w:val="ADIWebSign-Off"/>
                <w:rFonts w:ascii="Courier New" w:hAnsi="Courier New" w:cs="Courier New"/>
                <w:sz w:val="18"/>
                <w:szCs w:val="18"/>
                <w:rPrChange w:id="3300" w:author="作者">
                  <w:rPr>
                    <w:rStyle w:val="ADIWebSign-Off"/>
                    <w:kern w:val="18"/>
                  </w:rPr>
                </w:rPrChange>
              </w:rPr>
              <w:instrText xml:space="preserve"> DOCPROPERTY  "ADI Pubcode"  \* MERGEFORMAT </w:instrText>
            </w:r>
            <w:r w:rsidRPr="003B377C">
              <w:rPr>
                <w:rStyle w:val="ADIWebSign-Off"/>
                <w:rFonts w:ascii="Courier New" w:hAnsi="Courier New" w:cs="Courier New"/>
                <w:sz w:val="18"/>
                <w:szCs w:val="18"/>
                <w:rPrChange w:id="3301" w:author="作者">
                  <w:rPr>
                    <w:rStyle w:val="ADIWebSign-Off"/>
                    <w:kern w:val="18"/>
                  </w:rPr>
                </w:rPrChange>
              </w:rPr>
              <w:fldChar w:fldCharType="separate"/>
            </w:r>
            <w:r w:rsidRPr="003B377C">
              <w:rPr>
                <w:rStyle w:val="ADIWebSign-Off"/>
                <w:rFonts w:ascii="Courier New" w:hAnsi="Courier New" w:cs="Courier New"/>
                <w:sz w:val="18"/>
                <w:szCs w:val="18"/>
                <w:rPrChange w:id="3302" w:author="作者">
                  <w:rPr>
                    <w:rStyle w:val="ADIWebSign-Off"/>
                    <w:kern w:val="18"/>
                  </w:rPr>
                </w:rPrChange>
              </w:rPr>
              <w:t>AN11801-0-11/13(A)</w:t>
            </w:r>
            <w:r w:rsidRPr="003B377C">
              <w:rPr>
                <w:rStyle w:val="ADIWebSign-Off"/>
                <w:rFonts w:ascii="Courier New" w:hAnsi="Courier New" w:cs="Courier New"/>
                <w:sz w:val="18"/>
                <w:szCs w:val="18"/>
                <w:rPrChange w:id="3303" w:author="作者">
                  <w:rPr>
                    <w:rStyle w:val="ADIWebSign-Off"/>
                    <w:kern w:val="18"/>
                  </w:rPr>
                </w:rPrChange>
              </w:rPr>
              <w:fldChar w:fldCharType="end"/>
            </w:r>
            <w:r w:rsidRPr="003B377C">
              <w:rPr>
                <w:rStyle w:val="ADIWebSign-Off"/>
                <w:rFonts w:ascii="Courier New" w:hAnsi="Courier New" w:cs="Courier New"/>
                <w:sz w:val="18"/>
                <w:szCs w:val="18"/>
                <w:rPrChange w:id="3304" w:author="作者">
                  <w:rPr>
                    <w:rStyle w:val="ADIWebSign-Off"/>
                    <w:kern w:val="18"/>
                  </w:rPr>
                </w:rPrChange>
              </w:rPr>
              <w:t> </w:t>
            </w:r>
          </w:p>
        </w:tc>
        <w:tc>
          <w:tcPr>
            <w:tcW w:w="6396" w:type="dxa"/>
          </w:tcPr>
          <w:p w:rsidR="002073E3" w:rsidRPr="004A10E1" w:rsidRDefault="0046097D" w:rsidP="004B0AD8">
            <w:pPr>
              <w:pStyle w:val="a4"/>
              <w:rPr>
                <w:rStyle w:val="ADIWebSign-Off"/>
                <w:rFonts w:ascii="Courier New" w:hAnsi="Courier New" w:cs="Courier New"/>
                <w:sz w:val="18"/>
                <w:szCs w:val="18"/>
                <w:rPrChange w:id="3305" w:author="作者">
                  <w:rPr>
                    <w:rStyle w:val="ADIWebSign-Off"/>
                  </w:rPr>
                </w:rPrChange>
              </w:rPr>
            </w:pPr>
            <w:r>
              <w:rPr>
                <w:rFonts w:ascii="Courier New" w:hAnsi="Courier New" w:cs="Courier New"/>
                <w:b/>
                <w:noProof/>
                <w:sz w:val="18"/>
                <w:szCs w:val="18"/>
                <w:lang w:eastAsia="zh-CN"/>
                <w:rPrChange w:id="3306" w:author="Unknown">
                  <w:rPr>
                    <w:b/>
                    <w:noProof/>
                    <w:kern w:val="18"/>
                    <w:sz w:val="13"/>
                    <w:szCs w:val="13"/>
                    <w:lang w:eastAsia="zh-CN"/>
                  </w:rPr>
                </w:rPrChange>
              </w:rPr>
              <w:drawing>
                <wp:inline distT="0" distB="0" distL="0" distR="0">
                  <wp:extent cx="3916680" cy="370840"/>
                  <wp:effectExtent l="0" t="0" r="7620" b="0"/>
                  <wp:docPr id="21" name="Picture 21" descr="word_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_signoff"/>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6680" cy="370840"/>
                          </a:xfrm>
                          <a:prstGeom prst="rect">
                            <a:avLst/>
                          </a:prstGeom>
                          <a:noFill/>
                          <a:ln>
                            <a:noFill/>
                          </a:ln>
                        </pic:spPr>
                      </pic:pic>
                    </a:graphicData>
                  </a:graphic>
                </wp:inline>
              </w:drawing>
            </w:r>
          </w:p>
        </w:tc>
      </w:tr>
    </w:tbl>
    <w:p w:rsidR="002073E3" w:rsidRPr="004A10E1" w:rsidRDefault="002073E3" w:rsidP="002073E3">
      <w:pPr>
        <w:rPr>
          <w:rFonts w:ascii="Courier New" w:hAnsi="Courier New" w:cs="Courier New"/>
          <w:sz w:val="18"/>
          <w:szCs w:val="18"/>
          <w:rPrChange w:id="3307" w:author="作者">
            <w:rPr/>
          </w:rPrChange>
        </w:rPr>
      </w:pPr>
    </w:p>
    <w:p w:rsidR="00522DA5" w:rsidRPr="004A10E1" w:rsidRDefault="00522DA5">
      <w:pPr>
        <w:rPr>
          <w:ins w:id="3308" w:author="作者"/>
          <w:rFonts w:ascii="Courier New" w:hAnsi="Courier New" w:cs="Courier New"/>
          <w:sz w:val="18"/>
          <w:szCs w:val="18"/>
          <w:rPrChange w:id="3309" w:author="作者">
            <w:rPr>
              <w:ins w:id="3310" w:author="作者"/>
            </w:rPr>
          </w:rPrChange>
        </w:rPr>
        <w:sectPr w:rsidR="00522DA5" w:rsidRPr="004A10E1" w:rsidSect="00681444">
          <w:footnotePr>
            <w:pos w:val="beneathText"/>
            <w:numRestart w:val="eachPage"/>
          </w:footnotePr>
          <w:endnotePr>
            <w:numFmt w:val="decimal"/>
            <w:numRestart w:val="eachSect"/>
          </w:endnotePr>
          <w:type w:val="continuous"/>
          <w:pgSz w:w="12240" w:h="15840" w:code="1"/>
          <w:pgMar w:top="720" w:right="720" w:bottom="720" w:left="360" w:header="720" w:footer="720" w:gutter="360"/>
          <w:cols w:space="720"/>
          <w:titlePg/>
          <w:docGrid w:linePitch="360"/>
          <w:sectPrChange w:id="3311" w:author="作者">
            <w:sectPr w:rsidR="00522DA5" w:rsidRPr="004A10E1" w:rsidSect="00681444">
              <w:pgMar w:left="720"/>
            </w:sectPr>
          </w:sectPrChange>
        </w:sectPr>
      </w:pPr>
    </w:p>
    <w:p w:rsidR="002073E3" w:rsidRPr="004A10E1" w:rsidRDefault="002073E3">
      <w:pPr>
        <w:rPr>
          <w:rFonts w:ascii="Courier New" w:hAnsi="Courier New" w:cs="Courier New"/>
          <w:sz w:val="18"/>
          <w:szCs w:val="18"/>
          <w:rPrChange w:id="3312" w:author="作者">
            <w:rPr/>
          </w:rPrChange>
        </w:rPr>
      </w:pPr>
    </w:p>
    <w:sectPr w:rsidR="002073E3" w:rsidRPr="004A10E1" w:rsidSect="00F5609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E3A" w:rsidRPr="009554C4" w:rsidRDefault="00AA5E3A">
      <w:pPr>
        <w:pStyle w:val="a8"/>
      </w:pPr>
    </w:p>
  </w:endnote>
  <w:endnote w:type="continuationSeparator" w:id="1">
    <w:p w:rsidR="00AA5E3A" w:rsidRPr="009554C4" w:rsidRDefault="00AA5E3A">
      <w:pPr>
        <w:pStyle w:val="a8"/>
      </w:pPr>
    </w:p>
  </w:endnote>
  <w:endnote w:type="continuationNotice" w:id="2">
    <w:p w:rsidR="00AA5E3A" w:rsidRPr="009554C4" w:rsidRDefault="00AA5E3A">
      <w:pPr>
        <w:pStyle w:val="a8"/>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inion Pro">
    <w:altName w:val="Cambria Math"/>
    <w:panose1 w:val="00000000000000000000"/>
    <w:charset w:val="00"/>
    <w:family w:val="roman"/>
    <w:notTrueType/>
    <w:pitch w:val="variable"/>
    <w:sig w:usb0="00000001" w:usb1="5000607B" w:usb2="00000000" w:usb3="00000000" w:csb0="0000009F" w:csb1="00000000"/>
  </w:font>
  <w:font w:name="Trade Gothic LT Std Cn">
    <w:altName w:val="Courier New"/>
    <w:panose1 w:val="00000000000000000000"/>
    <w:charset w:val="00"/>
    <w:family w:val="modern"/>
    <w:notTrueType/>
    <w:pitch w:val="variable"/>
    <w:sig w:usb0="00000003" w:usb1="4000204A" w:usb2="00000000" w:usb3="00000000" w:csb0="00000001" w:csb1="00000000"/>
  </w:font>
  <w:font w:name="Myriad Pro">
    <w:altName w:val="Corbel"/>
    <w:panose1 w:val="00000000000000000000"/>
    <w:charset w:val="00"/>
    <w:family w:val="swiss"/>
    <w:notTrueType/>
    <w:pitch w:val="variable"/>
    <w:sig w:usb0="00000001"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97D" w:rsidRDefault="0046097D">
    <w:pPr>
      <w:pStyle w:val="a4"/>
    </w:pPr>
    <w:r>
      <w:t xml:space="preserve">Rev. </w:t>
    </w:r>
    <w:fldSimple w:instr=" DOCPROPERTY  &quot;ADI Rev&quot;  \* MERGEFORMAT ">
      <w:r>
        <w:t>A</w:t>
      </w:r>
    </w:fldSimple>
    <w:r>
      <w:t xml:space="preserve"> | Page </w:t>
    </w:r>
    <w:fldSimple w:instr=" PAGE ">
      <w:r w:rsidR="00563AD5">
        <w:rPr>
          <w:noProof/>
        </w:rPr>
        <w:t>10</w:t>
      </w:r>
    </w:fldSimple>
    <w:r>
      <w:t xml:space="preserve"> of </w:t>
    </w:r>
    <w:fldSimple w:instr=" NUMPAGES ">
      <w:r w:rsidR="00563AD5">
        <w:rPr>
          <w:noProof/>
        </w:rPr>
        <w:t>20</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97D" w:rsidRDefault="0046097D">
    <w:pPr>
      <w:pStyle w:val="a4"/>
    </w:pPr>
    <w:r>
      <w:t xml:space="preserve">Rev. </w:t>
    </w:r>
    <w:fldSimple w:instr=" DOCPROPERTY  &quot;ADI Rev&quot;  \* MERGEFORMAT ">
      <w:r>
        <w:t>A</w:t>
      </w:r>
    </w:fldSimple>
    <w:r>
      <w:t xml:space="preserve"> | Page </w:t>
    </w:r>
    <w:fldSimple w:instr=" PAGE ">
      <w:r w:rsidR="00563AD5">
        <w:rPr>
          <w:noProof/>
        </w:rPr>
        <w:t>11</w:t>
      </w:r>
    </w:fldSimple>
    <w:r>
      <w:t xml:space="preserve"> of </w:t>
    </w:r>
    <w:fldSimple w:instr=" NUMPAGES ">
      <w:r w:rsidR="00563AD5">
        <w:rPr>
          <w:noProof/>
        </w:rPr>
        <w:t>20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97D" w:rsidRDefault="0046097D" w:rsidP="00EB26D9">
    <w:pPr>
      <w:pStyle w:val="a4"/>
    </w:pPr>
    <w:r>
      <w:t xml:space="preserve">Rev. </w:t>
    </w:r>
    <w:fldSimple w:instr=" DOCPROPERTY  &quot;ADI Rev&quot;  \* MERGEFORMAT ">
      <w:r>
        <w:t>A</w:t>
      </w:r>
    </w:fldSimple>
    <w:r>
      <w:t xml:space="preserve"> | Page </w:t>
    </w:r>
    <w:fldSimple w:instr=" PAGE ">
      <w:r>
        <w:rPr>
          <w:noProof/>
        </w:rPr>
        <w:t>1</w:t>
      </w:r>
    </w:fldSimple>
    <w:r>
      <w:t xml:space="preserve"> of </w:t>
    </w:r>
    <w:fldSimple w:instr=" NUMPAGES ">
      <w:r>
        <w:rPr>
          <w:noProof/>
        </w:rPr>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E3A" w:rsidRPr="009554C4" w:rsidRDefault="00AA5E3A">
      <w:pPr>
        <w:pStyle w:val="a7"/>
      </w:pPr>
    </w:p>
  </w:footnote>
  <w:footnote w:type="continuationSeparator" w:id="1">
    <w:p w:rsidR="00AA5E3A" w:rsidRPr="009554C4" w:rsidRDefault="00AA5E3A">
      <w:pPr>
        <w:pStyle w:val="a7"/>
      </w:pPr>
    </w:p>
  </w:footnote>
  <w:footnote w:type="continuationNotice" w:id="2">
    <w:p w:rsidR="00AA5E3A" w:rsidRPr="009554C4" w:rsidRDefault="00AA5E3A">
      <w:pPr>
        <w:pStyle w:val="a7"/>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955"/>
      <w:gridCol w:w="3715"/>
    </w:tblGrid>
    <w:tr w:rsidR="0046097D" w:rsidRPr="00EC0716">
      <w:trPr>
        <w:trHeight w:val="576"/>
      </w:trPr>
      <w:tc>
        <w:tcPr>
          <w:tcW w:w="3259" w:type="pct"/>
          <w:tcBorders>
            <w:top w:val="single" w:sz="6" w:space="0" w:color="auto"/>
            <w:left w:val="single" w:sz="6" w:space="0" w:color="auto"/>
            <w:bottom w:val="single" w:sz="6" w:space="0" w:color="auto"/>
            <w:right w:val="nil"/>
          </w:tcBorders>
          <w:tcMar>
            <w:top w:w="43" w:type="dxa"/>
            <w:left w:w="115" w:type="dxa"/>
            <w:bottom w:w="0" w:type="dxa"/>
            <w:right w:w="115" w:type="dxa"/>
          </w:tcMar>
          <w:vAlign w:val="center"/>
        </w:tcPr>
        <w:p w:rsidR="0046097D" w:rsidRPr="00A47D7B" w:rsidRDefault="0046097D">
          <w:pPr>
            <w:pStyle w:val="af4"/>
          </w:pPr>
          <w:fldSimple w:instr=" DOCPROPERTY  &quot;ADI Title&quot;  \* MERGEFORMAT ">
            <w:r>
              <w:t>AN-1265</w:t>
            </w:r>
          </w:fldSimple>
        </w:p>
      </w:tc>
      <w:tc>
        <w:tcPr>
          <w:tcW w:w="1741"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rsidR="0046097D" w:rsidRPr="0003325A" w:rsidRDefault="0046097D">
          <w:pPr>
            <w:pStyle w:val="af4"/>
            <w:jc w:val="right"/>
            <w:rPr>
              <w:rStyle w:val="GreyText"/>
            </w:rPr>
          </w:pPr>
          <w:fldSimple w:instr=" DOCPROPERTY  &quot;ADI Prelim&quot;  \* MERGEFORMAT ">
            <w:r>
              <w:rPr>
                <w:rStyle w:val="GreyText"/>
              </w:rPr>
              <w:t>Application Note</w:t>
            </w:r>
          </w:fldSimple>
        </w:p>
      </w:tc>
    </w:tr>
  </w:tbl>
  <w:p w:rsidR="0046097D" w:rsidRDefault="0046097D">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3"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15"/>
      <w:gridCol w:w="6954"/>
    </w:tblGrid>
    <w:tr w:rsidR="0046097D" w:rsidRPr="00EC0716">
      <w:trPr>
        <w:trHeight w:val="576"/>
      </w:trPr>
      <w:tc>
        <w:tcPr>
          <w:tcW w:w="1741" w:type="pct"/>
          <w:tcBorders>
            <w:top w:val="single" w:sz="6" w:space="0" w:color="auto"/>
            <w:left w:val="single" w:sz="6" w:space="0" w:color="auto"/>
            <w:bottom w:val="single" w:sz="6" w:space="0" w:color="auto"/>
            <w:right w:val="nil"/>
          </w:tcBorders>
          <w:vAlign w:val="center"/>
        </w:tcPr>
        <w:p w:rsidR="0046097D" w:rsidRPr="0003325A" w:rsidRDefault="0046097D">
          <w:pPr>
            <w:pStyle w:val="af4"/>
            <w:rPr>
              <w:rStyle w:val="GreyText"/>
            </w:rPr>
          </w:pPr>
          <w:fldSimple w:instr=" DOCPROPERTY  &quot;ADI Prelim&quot;  \* MERGEFORMAT ">
            <w:r>
              <w:rPr>
                <w:rStyle w:val="GreyText"/>
              </w:rPr>
              <w:t>Application Note</w:t>
            </w:r>
          </w:fldSimple>
        </w:p>
      </w:tc>
      <w:tc>
        <w:tcPr>
          <w:tcW w:w="3259"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rsidR="0046097D" w:rsidRPr="00A47D7B" w:rsidRDefault="0046097D">
          <w:pPr>
            <w:pStyle w:val="af4"/>
            <w:jc w:val="right"/>
            <w:rPr>
              <w:b/>
              <w:bCs/>
            </w:rPr>
          </w:pPr>
          <w:fldSimple w:instr=" DOCPROPERTY  &quot;ADI Title&quot;  \* MERGEFORMAT ">
            <w:r>
              <w:rPr>
                <w:b/>
                <w:bCs/>
              </w:rPr>
              <w:t>AN-1265</w:t>
            </w:r>
          </w:fldSimple>
        </w:p>
      </w:tc>
    </w:tr>
  </w:tbl>
  <w:p w:rsidR="0046097D" w:rsidRDefault="0046097D">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04"/>
      <w:gridCol w:w="7252"/>
    </w:tblGrid>
    <w:tr w:rsidR="0046097D" w:rsidRPr="00EC0716">
      <w:trPr>
        <w:trHeight w:hRule="exact" w:val="1152"/>
      </w:trPr>
      <w:tc>
        <w:tcPr>
          <w:tcW w:w="1597" w:type="pct"/>
          <w:tcBorders>
            <w:top w:val="nil"/>
            <w:left w:val="nil"/>
            <w:bottom w:val="nil"/>
            <w:right w:val="nil"/>
          </w:tcBorders>
          <w:vAlign w:val="center"/>
        </w:tcPr>
        <w:p w:rsidR="0046097D" w:rsidRDefault="0046097D">
          <w:pPr>
            <w:pStyle w:val="a3"/>
          </w:pPr>
          <w:r>
            <w:rPr>
              <w:noProof/>
              <w:lang w:eastAsia="zh-CN"/>
            </w:rPr>
            <w:drawing>
              <wp:inline distT="0" distB="0" distL="0" distR="0">
                <wp:extent cx="2023110" cy="569595"/>
                <wp:effectExtent l="0" t="0" r="0" b="1905"/>
                <wp:docPr id="11" name="Picture 11" descr="adi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ilogo4"/>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3110" cy="569595"/>
                        </a:xfrm>
                        <a:prstGeom prst="rect">
                          <a:avLst/>
                        </a:prstGeom>
                        <a:noFill/>
                        <a:ln>
                          <a:noFill/>
                        </a:ln>
                      </pic:spPr>
                    </pic:pic>
                  </a:graphicData>
                </a:graphic>
              </wp:inline>
            </w:drawing>
          </w:r>
        </w:p>
      </w:tc>
      <w:tc>
        <w:tcPr>
          <w:tcW w:w="3403" w:type="pct"/>
          <w:tcBorders>
            <w:top w:val="nil"/>
            <w:left w:val="nil"/>
            <w:bottom w:val="nil"/>
            <w:right w:val="nil"/>
          </w:tcBorders>
          <w:vAlign w:val="bottom"/>
        </w:tcPr>
        <w:p w:rsidR="0046097D" w:rsidRDefault="0046097D">
          <w:pPr>
            <w:pStyle w:val="ac"/>
          </w:pPr>
          <w:fldSimple w:instr=" DOCPROPERTY  &quot;ADI Title&quot;  \* MERGEFORMAT ">
            <w:r>
              <w:t>AN-1265</w:t>
            </w:r>
          </w:fldSimple>
        </w:p>
        <w:p w:rsidR="0046097D" w:rsidRPr="00DB0057" w:rsidRDefault="0046097D">
          <w:pPr>
            <w:pStyle w:val="ac"/>
          </w:pPr>
          <w:r>
            <w:t>APPLICATION NOTE</w:t>
          </w:r>
        </w:p>
      </w:tc>
    </w:tr>
    <w:tr w:rsidR="0046097D" w:rsidRPr="00DE356F">
      <w:tc>
        <w:tcPr>
          <w:tcW w:w="5000" w:type="pct"/>
          <w:gridSpan w:val="2"/>
          <w:tcBorders>
            <w:top w:val="nil"/>
            <w:left w:val="nil"/>
            <w:bottom w:val="double" w:sz="4" w:space="0" w:color="000000"/>
            <w:right w:val="nil"/>
          </w:tcBorders>
          <w:tcMar>
            <w:top w:w="29" w:type="dxa"/>
            <w:left w:w="115" w:type="dxa"/>
            <w:bottom w:w="29" w:type="dxa"/>
            <w:right w:w="115" w:type="dxa"/>
          </w:tcMar>
          <w:vAlign w:val="center"/>
        </w:tcPr>
        <w:p w:rsidR="0046097D" w:rsidRPr="00DE356F" w:rsidRDefault="0046097D">
          <w:pPr>
            <w:jc w:val="center"/>
            <w:rPr>
              <w:rFonts w:ascii="Myriad Pro" w:hAnsi="Myriad Pro"/>
              <w:b/>
              <w:spacing w:val="-4"/>
            </w:rPr>
          </w:pPr>
          <w:r w:rsidRPr="00DE356F">
            <w:rPr>
              <w:rFonts w:ascii="Myriad Pro" w:hAnsi="Myriad Pro"/>
              <w:b/>
              <w:spacing w:val="-4"/>
            </w:rPr>
            <w:t>One</w:t>
          </w:r>
          <w:r w:rsidRPr="00FA5C39">
            <w:rPr>
              <w:rFonts w:ascii="Myriad Pro" w:hAnsi="Myriad Pro"/>
              <w:b/>
              <w:spacing w:val="-4"/>
              <w:sz w:val="20"/>
              <w:szCs w:val="20"/>
            </w:rPr>
            <w:t xml:space="preserve"> </w:t>
          </w:r>
          <w:r w:rsidRPr="00DE356F">
            <w:rPr>
              <w:rFonts w:ascii="Myriad Pro" w:hAnsi="Myriad Pro"/>
              <w:b/>
              <w:spacing w:val="-4"/>
            </w:rPr>
            <w:t>Technology</w:t>
          </w:r>
          <w:r w:rsidRPr="00FA5C39">
            <w:rPr>
              <w:rFonts w:ascii="Myriad Pro" w:hAnsi="Myriad Pro"/>
              <w:b/>
              <w:spacing w:val="-4"/>
              <w:sz w:val="20"/>
              <w:szCs w:val="20"/>
            </w:rPr>
            <w:t xml:space="preserve"> </w:t>
          </w:r>
          <w:r w:rsidRPr="00DE356F">
            <w:rPr>
              <w:rFonts w:ascii="Myriad Pro" w:hAnsi="Myriad Pro"/>
              <w:b/>
              <w:spacing w:val="-4"/>
            </w:rPr>
            <w:t>Way</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P.O.</w:t>
          </w:r>
          <w:r w:rsidRPr="00FA5C39">
            <w:rPr>
              <w:rFonts w:ascii="Myriad Pro" w:hAnsi="Myriad Pro"/>
              <w:b/>
              <w:spacing w:val="-4"/>
              <w:sz w:val="20"/>
              <w:szCs w:val="20"/>
            </w:rPr>
            <w:t xml:space="preserve"> </w:t>
          </w:r>
          <w:r w:rsidRPr="00DE356F">
            <w:rPr>
              <w:rFonts w:ascii="Myriad Pro" w:hAnsi="Myriad Pro"/>
              <w:b/>
              <w:spacing w:val="-4"/>
            </w:rPr>
            <w:t>Box</w:t>
          </w:r>
          <w:r w:rsidRPr="00FA5C39">
            <w:rPr>
              <w:rFonts w:ascii="Myriad Pro" w:hAnsi="Myriad Pro"/>
              <w:b/>
              <w:spacing w:val="-4"/>
              <w:sz w:val="20"/>
              <w:szCs w:val="20"/>
            </w:rPr>
            <w:t xml:space="preserve"> </w:t>
          </w:r>
          <w:r w:rsidRPr="00DE356F">
            <w:rPr>
              <w:rFonts w:ascii="Myriad Pro" w:hAnsi="Myriad Pro"/>
              <w:b/>
              <w:spacing w:val="-4"/>
            </w:rPr>
            <w:t>9106</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Norwood,</w:t>
          </w:r>
          <w:r w:rsidRPr="00FA5C39">
            <w:rPr>
              <w:rFonts w:ascii="Myriad Pro" w:hAnsi="Myriad Pro"/>
              <w:b/>
              <w:spacing w:val="-4"/>
              <w:sz w:val="20"/>
              <w:szCs w:val="20"/>
            </w:rPr>
            <w:t xml:space="preserve"> </w:t>
          </w:r>
          <w:r w:rsidRPr="00DE356F">
            <w:rPr>
              <w:rFonts w:ascii="Myriad Pro" w:hAnsi="Myriad Pro"/>
              <w:b/>
              <w:spacing w:val="-4"/>
            </w:rPr>
            <w:t>MA</w:t>
          </w:r>
          <w:r w:rsidRPr="00FA5C39">
            <w:rPr>
              <w:rFonts w:ascii="Myriad Pro" w:hAnsi="Myriad Pro"/>
              <w:b/>
              <w:spacing w:val="-4"/>
              <w:sz w:val="20"/>
              <w:szCs w:val="20"/>
            </w:rPr>
            <w:t xml:space="preserve"> </w:t>
          </w:r>
          <w:r w:rsidRPr="00DE356F">
            <w:rPr>
              <w:rFonts w:ascii="Myriad Pro" w:hAnsi="Myriad Pro"/>
              <w:b/>
              <w:spacing w:val="-4"/>
            </w:rPr>
            <w:t>02062-9106,</w:t>
          </w:r>
          <w:r w:rsidRPr="00FA5C39">
            <w:rPr>
              <w:rFonts w:ascii="Myriad Pro" w:hAnsi="Myriad Pro"/>
              <w:b/>
              <w:spacing w:val="-4"/>
              <w:sz w:val="20"/>
              <w:szCs w:val="20"/>
            </w:rPr>
            <w:t xml:space="preserve"> </w:t>
          </w:r>
          <w:r w:rsidRPr="00DE356F">
            <w:rPr>
              <w:rFonts w:ascii="Myriad Pro" w:hAnsi="Myriad Pro"/>
              <w:b/>
              <w:spacing w:val="-4"/>
            </w:rPr>
            <w:t>U.S.A.</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Tel:</w:t>
          </w:r>
          <w:r w:rsidRPr="00FA5C39">
            <w:rPr>
              <w:rFonts w:ascii="Myriad Pro" w:hAnsi="Myriad Pro"/>
              <w:b/>
              <w:spacing w:val="-4"/>
              <w:sz w:val="20"/>
              <w:szCs w:val="20"/>
            </w:rPr>
            <w:t xml:space="preserve"> </w:t>
          </w:r>
          <w:r w:rsidRPr="00DE356F">
            <w:rPr>
              <w:rFonts w:ascii="Myriad Pro" w:hAnsi="Myriad Pro"/>
              <w:b/>
              <w:spacing w:val="-4"/>
            </w:rPr>
            <w:t>781.329.4700</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Fax:</w:t>
          </w:r>
          <w:r w:rsidRPr="00FA5C39">
            <w:rPr>
              <w:rFonts w:ascii="Myriad Pro" w:hAnsi="Myriad Pro"/>
              <w:b/>
              <w:spacing w:val="-4"/>
              <w:sz w:val="20"/>
              <w:szCs w:val="20"/>
            </w:rPr>
            <w:t xml:space="preserve"> </w:t>
          </w:r>
          <w:r w:rsidRPr="00DE356F">
            <w:rPr>
              <w:rFonts w:ascii="Myriad Pro" w:hAnsi="Myriad Pro"/>
              <w:b/>
              <w:spacing w:val="-4"/>
            </w:rPr>
            <w:t>781.461.3113</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www.analog.com</w:t>
          </w:r>
        </w:p>
      </w:tc>
    </w:tr>
    <w:tr w:rsidR="0046097D" w:rsidRPr="00F039DF">
      <w:tc>
        <w:tcPr>
          <w:tcW w:w="5000" w:type="pct"/>
          <w:gridSpan w:val="2"/>
          <w:tcBorders>
            <w:top w:val="double" w:sz="4" w:space="0" w:color="000000"/>
            <w:left w:val="nil"/>
            <w:bottom w:val="nil"/>
            <w:right w:val="nil"/>
          </w:tcBorders>
          <w:tcMar>
            <w:top w:w="29" w:type="dxa"/>
            <w:left w:w="115" w:type="dxa"/>
            <w:bottom w:w="29" w:type="dxa"/>
            <w:right w:w="115" w:type="dxa"/>
          </w:tcMar>
          <w:vAlign w:val="center"/>
        </w:tcPr>
        <w:p w:rsidR="0046097D" w:rsidRDefault="0046097D">
          <w:pPr>
            <w:pStyle w:val="AppNoteSubject"/>
          </w:pPr>
        </w:p>
        <w:p w:rsidR="0046097D" w:rsidRPr="00DE48DC" w:rsidRDefault="0046097D" w:rsidP="002B74BD">
          <w:pPr>
            <w:pStyle w:val="AppNoteSubject"/>
          </w:pPr>
          <w:r>
            <w:t xml:space="preserve">Isolated Motor Control Feedback Using the </w:t>
          </w:r>
          <w:hyperlink r:id="rId2" w:history="1">
            <w:r w:rsidRPr="006863D3">
              <w:rPr>
                <w:rStyle w:val="ab"/>
                <w:color w:val="0000FF"/>
              </w:rPr>
              <w:t>ADSP-CM402F</w:t>
            </w:r>
          </w:hyperlink>
          <w:r w:rsidRPr="009A4B27">
            <w:t>/</w:t>
          </w:r>
          <w:hyperlink r:id="rId3" w:history="1">
            <w:r w:rsidRPr="006863D3">
              <w:rPr>
                <w:rStyle w:val="ab"/>
                <w:color w:val="0000FF"/>
              </w:rPr>
              <w:t>ADSP-CM403F</w:t>
            </w:r>
          </w:hyperlink>
          <w:r w:rsidRPr="009A4B27">
            <w:t>/</w:t>
          </w:r>
          <w:r>
            <w:br/>
          </w:r>
          <w:hyperlink r:id="rId4" w:history="1">
            <w:r w:rsidRPr="006863D3">
              <w:rPr>
                <w:rStyle w:val="ab"/>
                <w:color w:val="0000FF"/>
              </w:rPr>
              <w:t>ADSP-CM407F</w:t>
            </w:r>
          </w:hyperlink>
          <w:r w:rsidRPr="009A4B27">
            <w:t>/</w:t>
          </w:r>
          <w:hyperlink r:id="rId5" w:history="1">
            <w:r w:rsidRPr="006863D3">
              <w:rPr>
                <w:rStyle w:val="ab"/>
                <w:color w:val="0000FF"/>
              </w:rPr>
              <w:t>ADSP-CM408F</w:t>
            </w:r>
          </w:hyperlink>
          <w:r>
            <w:t xml:space="preserve"> SINC Filters and the </w:t>
          </w:r>
          <w:r w:rsidRPr="003B377C">
            <w:fldChar w:fldCharType="begin"/>
          </w:r>
          <w:ins w:id="10" w:author="作者">
            <w:r>
              <w:instrText>HYPERLINK "http://www.analog.com/AD7403?doc=AN-1265.pdf"</w:instrText>
            </w:r>
          </w:ins>
          <w:del w:id="11" w:author="作者">
            <w:r w:rsidDel="00B703C4">
              <w:delInstrText xml:space="preserve"> HYPERLINK "http://www.analog.com/AD7401A?doc=AN-1265.pdf" </w:delInstrText>
            </w:r>
          </w:del>
          <w:r w:rsidRPr="003B377C">
            <w:fldChar w:fldCharType="separate"/>
          </w:r>
          <w:del w:id="12" w:author="作者">
            <w:r w:rsidRPr="000607C6" w:rsidDel="00B703C4">
              <w:rPr>
                <w:rStyle w:val="ab"/>
                <w:color w:val="0000FF"/>
              </w:rPr>
              <w:delText>AD7401A</w:delText>
            </w:r>
          </w:del>
          <w:ins w:id="13" w:author="作者">
            <w:r>
              <w:rPr>
                <w:rStyle w:val="ab"/>
                <w:color w:val="0000FF"/>
              </w:rPr>
              <w:t>AD7403</w:t>
            </w:r>
          </w:ins>
          <w:r>
            <w:rPr>
              <w:rStyle w:val="ab"/>
              <w:color w:val="0000FF"/>
            </w:rPr>
            <w:fldChar w:fldCharType="end"/>
          </w:r>
        </w:p>
        <w:p w:rsidR="0046097D" w:rsidRPr="00F039DF" w:rsidRDefault="0046097D" w:rsidP="00627FD7">
          <w:pPr>
            <w:pStyle w:val="AppNoteByline"/>
            <w:rPr>
              <w:w w:val="96"/>
            </w:rPr>
          </w:pPr>
          <w:r>
            <w:t>B</w:t>
          </w:r>
          <w:r w:rsidRPr="003D723D">
            <w:t xml:space="preserve">y </w:t>
          </w:r>
          <w:r>
            <w:t>Dara O’Sullivan, Jens Sorensen, and Aengus Murray</w:t>
          </w:r>
        </w:p>
      </w:tc>
    </w:tr>
  </w:tbl>
  <w:p w:rsidR="0046097D" w:rsidRDefault="0046097D">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A52C06C"/>
    <w:lvl w:ilvl="0">
      <w:start w:val="1"/>
      <w:numFmt w:val="decimal"/>
      <w:pStyle w:val="5"/>
      <w:lvlText w:val="%1."/>
      <w:lvlJc w:val="left"/>
      <w:pPr>
        <w:tabs>
          <w:tab w:val="num" w:pos="-450"/>
        </w:tabs>
        <w:ind w:left="-450" w:hanging="360"/>
      </w:pPr>
    </w:lvl>
  </w:abstractNum>
  <w:abstractNum w:abstractNumId="1">
    <w:nsid w:val="FFFFFF7D"/>
    <w:multiLevelType w:val="singleLevel"/>
    <w:tmpl w:val="F6388570"/>
    <w:lvl w:ilvl="0">
      <w:start w:val="1"/>
      <w:numFmt w:val="decimal"/>
      <w:pStyle w:val="4"/>
      <w:lvlText w:val="%1."/>
      <w:lvlJc w:val="left"/>
      <w:pPr>
        <w:tabs>
          <w:tab w:val="num" w:pos="1440"/>
        </w:tabs>
        <w:ind w:left="1440" w:hanging="360"/>
      </w:pPr>
    </w:lvl>
  </w:abstractNum>
  <w:abstractNum w:abstractNumId="2">
    <w:nsid w:val="FFFFFF7E"/>
    <w:multiLevelType w:val="singleLevel"/>
    <w:tmpl w:val="B45254C8"/>
    <w:lvl w:ilvl="0">
      <w:start w:val="1"/>
      <w:numFmt w:val="decimal"/>
      <w:pStyle w:val="3"/>
      <w:lvlText w:val="%1."/>
      <w:lvlJc w:val="left"/>
      <w:pPr>
        <w:tabs>
          <w:tab w:val="num" w:pos="1080"/>
        </w:tabs>
        <w:ind w:left="1080" w:hanging="360"/>
      </w:pPr>
    </w:lvl>
  </w:abstractNum>
  <w:abstractNum w:abstractNumId="3">
    <w:nsid w:val="FFFFFF7F"/>
    <w:multiLevelType w:val="singleLevel"/>
    <w:tmpl w:val="623C2548"/>
    <w:lvl w:ilvl="0">
      <w:start w:val="1"/>
      <w:numFmt w:val="decimal"/>
      <w:pStyle w:val="2"/>
      <w:lvlText w:val="%1."/>
      <w:lvlJc w:val="left"/>
      <w:pPr>
        <w:tabs>
          <w:tab w:val="num" w:pos="720"/>
        </w:tabs>
        <w:ind w:left="720" w:hanging="360"/>
      </w:pPr>
    </w:lvl>
  </w:abstractNum>
  <w:abstractNum w:abstractNumId="4">
    <w:nsid w:val="FFFFFF80"/>
    <w:multiLevelType w:val="singleLevel"/>
    <w:tmpl w:val="3806A368"/>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DE1C5B7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6734A984"/>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E2EE5D2A"/>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FA0C3F18"/>
    <w:lvl w:ilvl="0">
      <w:start w:val="1"/>
      <w:numFmt w:val="decimal"/>
      <w:lvlText w:val="%1."/>
      <w:lvlJc w:val="left"/>
      <w:pPr>
        <w:tabs>
          <w:tab w:val="num" w:pos="360"/>
        </w:tabs>
        <w:ind w:left="360" w:hanging="360"/>
      </w:pPr>
    </w:lvl>
  </w:abstractNum>
  <w:abstractNum w:abstractNumId="9">
    <w:nsid w:val="FFFFFF89"/>
    <w:multiLevelType w:val="singleLevel"/>
    <w:tmpl w:val="7B84D9C6"/>
    <w:lvl w:ilvl="0">
      <w:start w:val="1"/>
      <w:numFmt w:val="bullet"/>
      <w:lvlText w:val=""/>
      <w:lvlJc w:val="left"/>
      <w:pPr>
        <w:tabs>
          <w:tab w:val="num" w:pos="360"/>
        </w:tabs>
        <w:ind w:left="360" w:hanging="360"/>
      </w:pPr>
      <w:rPr>
        <w:rFonts w:ascii="Symbol" w:hAnsi="Symbol" w:hint="default"/>
      </w:rPr>
    </w:lvl>
  </w:abstractNum>
  <w:abstractNum w:abstractNumId="10">
    <w:nsid w:val="03B26F37"/>
    <w:multiLevelType w:val="hybridMultilevel"/>
    <w:tmpl w:val="3EA6D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3F7576"/>
    <w:multiLevelType w:val="hybridMultilevel"/>
    <w:tmpl w:val="E1B47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EC547C"/>
    <w:multiLevelType w:val="hybridMultilevel"/>
    <w:tmpl w:val="DA822B14"/>
    <w:lvl w:ilvl="0" w:tplc="027482E2">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38A45F6"/>
    <w:multiLevelType w:val="hybridMultilevel"/>
    <w:tmpl w:val="6AEC55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15B1652D"/>
    <w:multiLevelType w:val="hybridMultilevel"/>
    <w:tmpl w:val="6C0C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191F91"/>
    <w:multiLevelType w:val="hybridMultilevel"/>
    <w:tmpl w:val="90824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09246B"/>
    <w:multiLevelType w:val="hybridMultilevel"/>
    <w:tmpl w:val="BA341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DB2407"/>
    <w:multiLevelType w:val="hybridMultilevel"/>
    <w:tmpl w:val="A1C6B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004B0"/>
    <w:multiLevelType w:val="multilevel"/>
    <w:tmpl w:val="2E42E076"/>
    <w:lvl w:ilvl="0">
      <w:start w:val="1"/>
      <w:numFmt w:val="bullet"/>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401E0CAB"/>
    <w:multiLevelType w:val="hybridMultilevel"/>
    <w:tmpl w:val="90D4B800"/>
    <w:lvl w:ilvl="0" w:tplc="DA76A370">
      <w:numFmt w:val="bullet"/>
      <w:lvlText w:val=""/>
      <w:lvlJc w:val="left"/>
      <w:pPr>
        <w:ind w:left="432" w:hanging="360"/>
      </w:pPr>
      <w:rPr>
        <w:rFonts w:ascii="Symbol" w:eastAsia="Times New Roman" w:hAnsi="Symbol"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0">
    <w:nsid w:val="42B4411B"/>
    <w:multiLevelType w:val="hybridMultilevel"/>
    <w:tmpl w:val="09A2D676"/>
    <w:lvl w:ilvl="0" w:tplc="0409000F">
      <w:start w:val="1"/>
      <w:numFmt w:val="decimal"/>
      <w:lvlText w:val="%1."/>
      <w:lvlJc w:val="left"/>
      <w:pPr>
        <w:ind w:left="783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94F128C"/>
    <w:multiLevelType w:val="hybridMultilevel"/>
    <w:tmpl w:val="4C501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B734422"/>
    <w:multiLevelType w:val="hybridMultilevel"/>
    <w:tmpl w:val="30A0D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146B67"/>
    <w:multiLevelType w:val="hybridMultilevel"/>
    <w:tmpl w:val="5892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4C19C6"/>
    <w:multiLevelType w:val="hybridMultilevel"/>
    <w:tmpl w:val="D8E8E53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DCC159E"/>
    <w:multiLevelType w:val="hybridMultilevel"/>
    <w:tmpl w:val="1040B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E815C3"/>
    <w:multiLevelType w:val="hybridMultilevel"/>
    <w:tmpl w:val="E392FA72"/>
    <w:lvl w:ilvl="0" w:tplc="94CCFBF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5B6BB2"/>
    <w:multiLevelType w:val="hybridMultilevel"/>
    <w:tmpl w:val="CC380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A0E715D"/>
    <w:multiLevelType w:val="hybridMultilevel"/>
    <w:tmpl w:val="EF842438"/>
    <w:lvl w:ilvl="0" w:tplc="A28ED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37940"/>
    <w:multiLevelType w:val="hybridMultilevel"/>
    <w:tmpl w:val="B2747FCE"/>
    <w:lvl w:ilvl="0" w:tplc="0409000F">
      <w:start w:val="1"/>
      <w:numFmt w:val="decimal"/>
      <w:lvlText w:val="%1."/>
      <w:lvlJc w:val="left"/>
      <w:pPr>
        <w:ind w:left="36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80" w:hanging="360"/>
      </w:pPr>
    </w:lvl>
    <w:lvl w:ilvl="4" w:tplc="04090019" w:tentative="1">
      <w:start w:val="1"/>
      <w:numFmt w:val="lowerLetter"/>
      <w:lvlText w:val="%5."/>
      <w:lvlJc w:val="left"/>
      <w:pPr>
        <w:ind w:left="540" w:hanging="360"/>
      </w:pPr>
    </w:lvl>
    <w:lvl w:ilvl="5" w:tplc="0409001B" w:tentative="1">
      <w:start w:val="1"/>
      <w:numFmt w:val="lowerRoman"/>
      <w:lvlText w:val="%6."/>
      <w:lvlJc w:val="right"/>
      <w:pPr>
        <w:ind w:left="1260" w:hanging="180"/>
      </w:pPr>
    </w:lvl>
    <w:lvl w:ilvl="6" w:tplc="0409000F" w:tentative="1">
      <w:start w:val="1"/>
      <w:numFmt w:val="decimal"/>
      <w:lvlText w:val="%7."/>
      <w:lvlJc w:val="left"/>
      <w:pPr>
        <w:ind w:left="1980" w:hanging="360"/>
      </w:pPr>
    </w:lvl>
    <w:lvl w:ilvl="7" w:tplc="04090019" w:tentative="1">
      <w:start w:val="1"/>
      <w:numFmt w:val="lowerLetter"/>
      <w:lvlText w:val="%8."/>
      <w:lvlJc w:val="left"/>
      <w:pPr>
        <w:ind w:left="2700" w:hanging="360"/>
      </w:pPr>
    </w:lvl>
    <w:lvl w:ilvl="8" w:tplc="0409001B" w:tentative="1">
      <w:start w:val="1"/>
      <w:numFmt w:val="lowerRoman"/>
      <w:lvlText w:val="%9."/>
      <w:lvlJc w:val="right"/>
      <w:pPr>
        <w:ind w:left="3420" w:hanging="180"/>
      </w:pPr>
    </w:lvl>
  </w:abstractNum>
  <w:abstractNum w:abstractNumId="30">
    <w:nsid w:val="7AB65C24"/>
    <w:multiLevelType w:val="hybridMultilevel"/>
    <w:tmpl w:val="2E42E076"/>
    <w:lvl w:ilvl="0" w:tplc="B21211DE">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0"/>
  </w:num>
  <w:num w:numId="12">
    <w:abstractNumId w:val="18"/>
  </w:num>
  <w:num w:numId="13">
    <w:abstractNumId w:val="12"/>
  </w:num>
  <w:num w:numId="14">
    <w:abstractNumId w:val="13"/>
  </w:num>
  <w:num w:numId="15">
    <w:abstractNumId w:val="8"/>
    <w:lvlOverride w:ilvl="0">
      <w:startOverride w:val="1"/>
    </w:lvlOverride>
  </w:num>
  <w:num w:numId="16">
    <w:abstractNumId w:val="9"/>
  </w:num>
  <w:num w:numId="17">
    <w:abstractNumId w:val="8"/>
  </w:num>
  <w:num w:numId="18">
    <w:abstractNumId w:val="24"/>
  </w:num>
  <w:num w:numId="19">
    <w:abstractNumId w:val="16"/>
  </w:num>
  <w:num w:numId="20">
    <w:abstractNumId w:val="10"/>
  </w:num>
  <w:num w:numId="21">
    <w:abstractNumId w:val="19"/>
  </w:num>
  <w:num w:numId="22">
    <w:abstractNumId w:val="26"/>
  </w:num>
  <w:num w:numId="23">
    <w:abstractNumId w:val="21"/>
  </w:num>
  <w:num w:numId="24">
    <w:abstractNumId w:val="23"/>
  </w:num>
  <w:num w:numId="25">
    <w:abstractNumId w:val="20"/>
  </w:num>
  <w:num w:numId="26">
    <w:abstractNumId w:val="27"/>
  </w:num>
  <w:num w:numId="27">
    <w:abstractNumId w:val="28"/>
  </w:num>
  <w:num w:numId="28">
    <w:abstractNumId w:val="29"/>
  </w:num>
  <w:num w:numId="29">
    <w:abstractNumId w:val="14"/>
  </w:num>
  <w:num w:numId="30">
    <w:abstractNumId w:val="17"/>
  </w:num>
  <w:num w:numId="31">
    <w:abstractNumId w:val="25"/>
  </w:num>
  <w:num w:numId="32">
    <w:abstractNumId w:val="15"/>
  </w:num>
  <w:num w:numId="33">
    <w:abstractNumId w:val="11"/>
  </w:num>
  <w:num w:numId="34">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orensen, Jens">
    <w15:presenceInfo w15:providerId="AD" w15:userId="S-1-5-21-8915387-325452579-1788637320-12479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removePersonalInformation/>
  <w:removeDateAndTime/>
  <w:displayBackgroundShape/>
  <w:printPostScriptOverText/>
  <w:mirrorMargins/>
  <w:bordersDoNotSurroundHeader/>
  <w:bordersDoNotSurroundFooter/>
  <w:activeWritingStyle w:appName="MSWord" w:lang="en-US" w:vendorID="64" w:dllVersion="131078" w:nlCheck="1" w:checkStyle="0"/>
  <w:activeWritingStyle w:appName="MSWord" w:lang="fr-FR" w:vendorID="64" w:dllVersion="131078" w:nlCheck="1" w:checkStyle="1"/>
  <w:attachedTemplate r:id="rId1"/>
  <w:stylePaneFormatFilter w:val="3F08"/>
  <w:trackRevisions/>
  <w:defaultTabStop w:val="720"/>
  <w:clickAndTypeStyle w:val="af"/>
  <w:evenAndOddHeaders/>
  <w:drawingGridHorizontalSpacing w:val="95"/>
  <w:displayHorizontalDrawingGridEvery w:val="2"/>
  <w:displayVerticalDrawingGridEvery w:val="2"/>
  <w:noPunctuationKerning/>
  <w:characterSpacingControl w:val="doNotCompress"/>
  <w:hdrShapeDefaults>
    <o:shapedefaults v:ext="edit" spidmax="5122"/>
  </w:hdrShapeDefaults>
  <w:footnotePr>
    <w:pos w:val="beneathText"/>
    <w:numRestart w:val="eachPage"/>
    <w:footnote w:id="0"/>
    <w:footnote w:id="1"/>
    <w:footnote w:id="2"/>
  </w:footnotePr>
  <w:endnotePr>
    <w:pos w:val="sectEnd"/>
    <w:numFmt w:val="decimal"/>
    <w:numRestart w:val="eachSect"/>
    <w:endnote w:id="0"/>
    <w:endnote w:id="1"/>
    <w:endnote w:id="2"/>
  </w:endnotePr>
  <w:compat>
    <w:useFELayout/>
  </w:compat>
  <w:rsids>
    <w:rsidRoot w:val="00BA5587"/>
    <w:rsid w:val="0000335A"/>
    <w:rsid w:val="00011CB2"/>
    <w:rsid w:val="00014FD8"/>
    <w:rsid w:val="0001520E"/>
    <w:rsid w:val="000377A0"/>
    <w:rsid w:val="00040B74"/>
    <w:rsid w:val="00044151"/>
    <w:rsid w:val="00046DD9"/>
    <w:rsid w:val="0004775E"/>
    <w:rsid w:val="0005296B"/>
    <w:rsid w:val="0005311F"/>
    <w:rsid w:val="000607C6"/>
    <w:rsid w:val="00062375"/>
    <w:rsid w:val="0007177A"/>
    <w:rsid w:val="000723FD"/>
    <w:rsid w:val="00073330"/>
    <w:rsid w:val="00076385"/>
    <w:rsid w:val="00080EDB"/>
    <w:rsid w:val="00081491"/>
    <w:rsid w:val="00084E25"/>
    <w:rsid w:val="00090D1C"/>
    <w:rsid w:val="00091325"/>
    <w:rsid w:val="000944BB"/>
    <w:rsid w:val="000A4061"/>
    <w:rsid w:val="000B2502"/>
    <w:rsid w:val="000B60D0"/>
    <w:rsid w:val="000C19B3"/>
    <w:rsid w:val="000C3076"/>
    <w:rsid w:val="000C4E9E"/>
    <w:rsid w:val="000D38DD"/>
    <w:rsid w:val="000D5282"/>
    <w:rsid w:val="000E2805"/>
    <w:rsid w:val="000E32D4"/>
    <w:rsid w:val="000E3DB7"/>
    <w:rsid w:val="000F0605"/>
    <w:rsid w:val="000F22FF"/>
    <w:rsid w:val="000F2B95"/>
    <w:rsid w:val="000F5A3D"/>
    <w:rsid w:val="000F5B4A"/>
    <w:rsid w:val="00113258"/>
    <w:rsid w:val="0011359C"/>
    <w:rsid w:val="00113924"/>
    <w:rsid w:val="00122259"/>
    <w:rsid w:val="00123EA0"/>
    <w:rsid w:val="00127A98"/>
    <w:rsid w:val="001350C7"/>
    <w:rsid w:val="0013789C"/>
    <w:rsid w:val="00144166"/>
    <w:rsid w:val="001449C7"/>
    <w:rsid w:val="00146736"/>
    <w:rsid w:val="0014743C"/>
    <w:rsid w:val="001475CA"/>
    <w:rsid w:val="00150EA7"/>
    <w:rsid w:val="0015388F"/>
    <w:rsid w:val="00153E75"/>
    <w:rsid w:val="00154B97"/>
    <w:rsid w:val="00155249"/>
    <w:rsid w:val="00162FB6"/>
    <w:rsid w:val="001648EE"/>
    <w:rsid w:val="00165E3E"/>
    <w:rsid w:val="00166624"/>
    <w:rsid w:val="00172291"/>
    <w:rsid w:val="00172901"/>
    <w:rsid w:val="0017389D"/>
    <w:rsid w:val="00174B26"/>
    <w:rsid w:val="00182774"/>
    <w:rsid w:val="00191B81"/>
    <w:rsid w:val="001922B8"/>
    <w:rsid w:val="001964A3"/>
    <w:rsid w:val="0019727A"/>
    <w:rsid w:val="001A0BD1"/>
    <w:rsid w:val="001A6D65"/>
    <w:rsid w:val="001B0856"/>
    <w:rsid w:val="001B2C79"/>
    <w:rsid w:val="001B46E5"/>
    <w:rsid w:val="001B71F4"/>
    <w:rsid w:val="001D06F1"/>
    <w:rsid w:val="001D0ED1"/>
    <w:rsid w:val="001E130A"/>
    <w:rsid w:val="001E3A98"/>
    <w:rsid w:val="001F32D2"/>
    <w:rsid w:val="001F33B8"/>
    <w:rsid w:val="001F7E46"/>
    <w:rsid w:val="00200110"/>
    <w:rsid w:val="002007FB"/>
    <w:rsid w:val="002042A1"/>
    <w:rsid w:val="00206870"/>
    <w:rsid w:val="002073E3"/>
    <w:rsid w:val="00211991"/>
    <w:rsid w:val="00224ADB"/>
    <w:rsid w:val="00224BCF"/>
    <w:rsid w:val="00232491"/>
    <w:rsid w:val="00234875"/>
    <w:rsid w:val="00236178"/>
    <w:rsid w:val="00236DC2"/>
    <w:rsid w:val="0024712E"/>
    <w:rsid w:val="0024718A"/>
    <w:rsid w:val="00247EB4"/>
    <w:rsid w:val="002515DF"/>
    <w:rsid w:val="00262775"/>
    <w:rsid w:val="00264C40"/>
    <w:rsid w:val="00265C0D"/>
    <w:rsid w:val="00273099"/>
    <w:rsid w:val="002779E4"/>
    <w:rsid w:val="00281B35"/>
    <w:rsid w:val="00281D51"/>
    <w:rsid w:val="0028379E"/>
    <w:rsid w:val="00286E34"/>
    <w:rsid w:val="0029203B"/>
    <w:rsid w:val="00293AC1"/>
    <w:rsid w:val="002B66D4"/>
    <w:rsid w:val="002B74BD"/>
    <w:rsid w:val="002C103E"/>
    <w:rsid w:val="002C418A"/>
    <w:rsid w:val="002D02A0"/>
    <w:rsid w:val="002D592F"/>
    <w:rsid w:val="002D6B12"/>
    <w:rsid w:val="002D6FF6"/>
    <w:rsid w:val="002D7704"/>
    <w:rsid w:val="002D7BB1"/>
    <w:rsid w:val="002F5461"/>
    <w:rsid w:val="002F613E"/>
    <w:rsid w:val="00300C75"/>
    <w:rsid w:val="00301C95"/>
    <w:rsid w:val="00303A53"/>
    <w:rsid w:val="00313886"/>
    <w:rsid w:val="0032102E"/>
    <w:rsid w:val="003211EA"/>
    <w:rsid w:val="00323F8B"/>
    <w:rsid w:val="003301E2"/>
    <w:rsid w:val="003328B4"/>
    <w:rsid w:val="00332A79"/>
    <w:rsid w:val="00334FE1"/>
    <w:rsid w:val="003406CE"/>
    <w:rsid w:val="00352AFE"/>
    <w:rsid w:val="003613F0"/>
    <w:rsid w:val="003666FF"/>
    <w:rsid w:val="00367BD3"/>
    <w:rsid w:val="00371728"/>
    <w:rsid w:val="00376D95"/>
    <w:rsid w:val="0038515B"/>
    <w:rsid w:val="003947CF"/>
    <w:rsid w:val="003A1432"/>
    <w:rsid w:val="003A4D81"/>
    <w:rsid w:val="003B3140"/>
    <w:rsid w:val="003B377C"/>
    <w:rsid w:val="003B582E"/>
    <w:rsid w:val="003B66E7"/>
    <w:rsid w:val="003C2E62"/>
    <w:rsid w:val="003C4212"/>
    <w:rsid w:val="003C5DCC"/>
    <w:rsid w:val="003D3800"/>
    <w:rsid w:val="003D45F8"/>
    <w:rsid w:val="003D4AD9"/>
    <w:rsid w:val="003D5535"/>
    <w:rsid w:val="003E0274"/>
    <w:rsid w:val="003E53E3"/>
    <w:rsid w:val="003F1F10"/>
    <w:rsid w:val="003F5765"/>
    <w:rsid w:val="003F6DDF"/>
    <w:rsid w:val="00401A6D"/>
    <w:rsid w:val="00407F6D"/>
    <w:rsid w:val="00410BAD"/>
    <w:rsid w:val="00415EE6"/>
    <w:rsid w:val="00420299"/>
    <w:rsid w:val="004247D7"/>
    <w:rsid w:val="00432E13"/>
    <w:rsid w:val="00434653"/>
    <w:rsid w:val="004351A3"/>
    <w:rsid w:val="004415F3"/>
    <w:rsid w:val="00443EC9"/>
    <w:rsid w:val="0044693E"/>
    <w:rsid w:val="004505FF"/>
    <w:rsid w:val="004507F9"/>
    <w:rsid w:val="00456E12"/>
    <w:rsid w:val="004570F0"/>
    <w:rsid w:val="0046097D"/>
    <w:rsid w:val="00461D6B"/>
    <w:rsid w:val="00463C01"/>
    <w:rsid w:val="0047607D"/>
    <w:rsid w:val="00486C2A"/>
    <w:rsid w:val="00492C06"/>
    <w:rsid w:val="004933F6"/>
    <w:rsid w:val="004A07AC"/>
    <w:rsid w:val="004A10E1"/>
    <w:rsid w:val="004A25FA"/>
    <w:rsid w:val="004B067C"/>
    <w:rsid w:val="004B0AD8"/>
    <w:rsid w:val="004B31FE"/>
    <w:rsid w:val="004B5E18"/>
    <w:rsid w:val="004B6C74"/>
    <w:rsid w:val="004C1FC7"/>
    <w:rsid w:val="004C4570"/>
    <w:rsid w:val="004D48F2"/>
    <w:rsid w:val="004E3EEF"/>
    <w:rsid w:val="004F42D5"/>
    <w:rsid w:val="00505FE0"/>
    <w:rsid w:val="005061D3"/>
    <w:rsid w:val="00511B3C"/>
    <w:rsid w:val="00512CBD"/>
    <w:rsid w:val="005179EE"/>
    <w:rsid w:val="00522BA2"/>
    <w:rsid w:val="00522DA5"/>
    <w:rsid w:val="00523791"/>
    <w:rsid w:val="00525D3A"/>
    <w:rsid w:val="00526510"/>
    <w:rsid w:val="0053277F"/>
    <w:rsid w:val="00535E81"/>
    <w:rsid w:val="00543AFE"/>
    <w:rsid w:val="00543E4D"/>
    <w:rsid w:val="00543ED5"/>
    <w:rsid w:val="0054416C"/>
    <w:rsid w:val="005454D1"/>
    <w:rsid w:val="005479F3"/>
    <w:rsid w:val="00550AA6"/>
    <w:rsid w:val="00553279"/>
    <w:rsid w:val="00553ED9"/>
    <w:rsid w:val="00554720"/>
    <w:rsid w:val="0055687E"/>
    <w:rsid w:val="0055758B"/>
    <w:rsid w:val="005578A7"/>
    <w:rsid w:val="00563AD5"/>
    <w:rsid w:val="00565475"/>
    <w:rsid w:val="005763E5"/>
    <w:rsid w:val="0058384E"/>
    <w:rsid w:val="005838F8"/>
    <w:rsid w:val="00592B01"/>
    <w:rsid w:val="00596518"/>
    <w:rsid w:val="005A210C"/>
    <w:rsid w:val="005A4EDE"/>
    <w:rsid w:val="005A6DF9"/>
    <w:rsid w:val="005B70F7"/>
    <w:rsid w:val="005B71A5"/>
    <w:rsid w:val="005D0A3F"/>
    <w:rsid w:val="005D1A8E"/>
    <w:rsid w:val="005D2EFB"/>
    <w:rsid w:val="005D6BD3"/>
    <w:rsid w:val="005E55D0"/>
    <w:rsid w:val="005F23F8"/>
    <w:rsid w:val="005F317C"/>
    <w:rsid w:val="0060346D"/>
    <w:rsid w:val="00605934"/>
    <w:rsid w:val="00610AD0"/>
    <w:rsid w:val="006127BF"/>
    <w:rsid w:val="00613F25"/>
    <w:rsid w:val="00626E60"/>
    <w:rsid w:val="00627FD7"/>
    <w:rsid w:val="00630826"/>
    <w:rsid w:val="00631D47"/>
    <w:rsid w:val="00633926"/>
    <w:rsid w:val="0063696E"/>
    <w:rsid w:val="00636F17"/>
    <w:rsid w:val="0063785F"/>
    <w:rsid w:val="00641C56"/>
    <w:rsid w:val="00645825"/>
    <w:rsid w:val="006477E9"/>
    <w:rsid w:val="006506D3"/>
    <w:rsid w:val="00651109"/>
    <w:rsid w:val="00651243"/>
    <w:rsid w:val="0065531D"/>
    <w:rsid w:val="00662E07"/>
    <w:rsid w:val="006649B1"/>
    <w:rsid w:val="006652E2"/>
    <w:rsid w:val="0067003E"/>
    <w:rsid w:val="00681444"/>
    <w:rsid w:val="006863D3"/>
    <w:rsid w:val="00687240"/>
    <w:rsid w:val="006941A1"/>
    <w:rsid w:val="006A7406"/>
    <w:rsid w:val="006B41CB"/>
    <w:rsid w:val="006C314E"/>
    <w:rsid w:val="006C66F6"/>
    <w:rsid w:val="006C7DF5"/>
    <w:rsid w:val="006E05DA"/>
    <w:rsid w:val="006E0B60"/>
    <w:rsid w:val="006E29F2"/>
    <w:rsid w:val="00701864"/>
    <w:rsid w:val="00715C68"/>
    <w:rsid w:val="007223DE"/>
    <w:rsid w:val="00722D6C"/>
    <w:rsid w:val="00730118"/>
    <w:rsid w:val="00730D66"/>
    <w:rsid w:val="00736DD0"/>
    <w:rsid w:val="00741799"/>
    <w:rsid w:val="00744D66"/>
    <w:rsid w:val="00744EAA"/>
    <w:rsid w:val="00760E64"/>
    <w:rsid w:val="00764BC5"/>
    <w:rsid w:val="00771B13"/>
    <w:rsid w:val="0077514F"/>
    <w:rsid w:val="007756DF"/>
    <w:rsid w:val="00782DCB"/>
    <w:rsid w:val="00783593"/>
    <w:rsid w:val="00786DBA"/>
    <w:rsid w:val="00787913"/>
    <w:rsid w:val="007917FA"/>
    <w:rsid w:val="00791D92"/>
    <w:rsid w:val="00796C4B"/>
    <w:rsid w:val="007975DE"/>
    <w:rsid w:val="007A0A08"/>
    <w:rsid w:val="007A7AD9"/>
    <w:rsid w:val="007B581D"/>
    <w:rsid w:val="007B5CCF"/>
    <w:rsid w:val="007C1709"/>
    <w:rsid w:val="007C541A"/>
    <w:rsid w:val="007D2578"/>
    <w:rsid w:val="007D4344"/>
    <w:rsid w:val="007D6E98"/>
    <w:rsid w:val="007D70B4"/>
    <w:rsid w:val="007E0C3E"/>
    <w:rsid w:val="007E6802"/>
    <w:rsid w:val="007E7CAC"/>
    <w:rsid w:val="007F2D6F"/>
    <w:rsid w:val="007F4992"/>
    <w:rsid w:val="007F4E09"/>
    <w:rsid w:val="007F77AB"/>
    <w:rsid w:val="007F7FC2"/>
    <w:rsid w:val="00803562"/>
    <w:rsid w:val="00810856"/>
    <w:rsid w:val="00811F6C"/>
    <w:rsid w:val="00823911"/>
    <w:rsid w:val="008258AF"/>
    <w:rsid w:val="008363A1"/>
    <w:rsid w:val="0084030A"/>
    <w:rsid w:val="00840D8C"/>
    <w:rsid w:val="0084323B"/>
    <w:rsid w:val="008475F6"/>
    <w:rsid w:val="0085033D"/>
    <w:rsid w:val="00856F31"/>
    <w:rsid w:val="00866D46"/>
    <w:rsid w:val="00875A72"/>
    <w:rsid w:val="0087757E"/>
    <w:rsid w:val="008824DF"/>
    <w:rsid w:val="008827F2"/>
    <w:rsid w:val="00882ECD"/>
    <w:rsid w:val="00893CC2"/>
    <w:rsid w:val="00895D0A"/>
    <w:rsid w:val="008A13ED"/>
    <w:rsid w:val="008A428F"/>
    <w:rsid w:val="008A5ED8"/>
    <w:rsid w:val="008A6C28"/>
    <w:rsid w:val="008B51B2"/>
    <w:rsid w:val="008B5A1F"/>
    <w:rsid w:val="008B63DC"/>
    <w:rsid w:val="008B7C60"/>
    <w:rsid w:val="008C679F"/>
    <w:rsid w:val="008C6E1F"/>
    <w:rsid w:val="008D000B"/>
    <w:rsid w:val="008D1D06"/>
    <w:rsid w:val="008D56D1"/>
    <w:rsid w:val="008D5EC4"/>
    <w:rsid w:val="008D6D53"/>
    <w:rsid w:val="008E57ED"/>
    <w:rsid w:val="008E7267"/>
    <w:rsid w:val="008E7757"/>
    <w:rsid w:val="008F03F5"/>
    <w:rsid w:val="00903E34"/>
    <w:rsid w:val="009146F0"/>
    <w:rsid w:val="00914CF9"/>
    <w:rsid w:val="00915187"/>
    <w:rsid w:val="0093231B"/>
    <w:rsid w:val="009335BF"/>
    <w:rsid w:val="00935FEB"/>
    <w:rsid w:val="009450AF"/>
    <w:rsid w:val="00950092"/>
    <w:rsid w:val="00950B5F"/>
    <w:rsid w:val="00953FED"/>
    <w:rsid w:val="00956E6A"/>
    <w:rsid w:val="00963998"/>
    <w:rsid w:val="009653CA"/>
    <w:rsid w:val="009659CE"/>
    <w:rsid w:val="00971B1C"/>
    <w:rsid w:val="009777D1"/>
    <w:rsid w:val="009833DD"/>
    <w:rsid w:val="009854F7"/>
    <w:rsid w:val="00987282"/>
    <w:rsid w:val="009901CC"/>
    <w:rsid w:val="009909BB"/>
    <w:rsid w:val="00990EAB"/>
    <w:rsid w:val="009938AD"/>
    <w:rsid w:val="009954DE"/>
    <w:rsid w:val="0099686A"/>
    <w:rsid w:val="00997551"/>
    <w:rsid w:val="009A09EE"/>
    <w:rsid w:val="009A4B27"/>
    <w:rsid w:val="009A4E93"/>
    <w:rsid w:val="009C03EB"/>
    <w:rsid w:val="009C1AFA"/>
    <w:rsid w:val="009C386B"/>
    <w:rsid w:val="009C63DB"/>
    <w:rsid w:val="009D172C"/>
    <w:rsid w:val="009D239B"/>
    <w:rsid w:val="009D27A5"/>
    <w:rsid w:val="009D54F2"/>
    <w:rsid w:val="009D6A82"/>
    <w:rsid w:val="009E1513"/>
    <w:rsid w:val="009E1575"/>
    <w:rsid w:val="009E2EEE"/>
    <w:rsid w:val="009E3969"/>
    <w:rsid w:val="009F781B"/>
    <w:rsid w:val="00A02752"/>
    <w:rsid w:val="00A039B1"/>
    <w:rsid w:val="00A10C5A"/>
    <w:rsid w:val="00A16B2E"/>
    <w:rsid w:val="00A17509"/>
    <w:rsid w:val="00A20D3D"/>
    <w:rsid w:val="00A21CDE"/>
    <w:rsid w:val="00A21DCA"/>
    <w:rsid w:val="00A2492D"/>
    <w:rsid w:val="00A24B15"/>
    <w:rsid w:val="00A41E4D"/>
    <w:rsid w:val="00A42093"/>
    <w:rsid w:val="00A424A0"/>
    <w:rsid w:val="00A4398E"/>
    <w:rsid w:val="00A457F1"/>
    <w:rsid w:val="00A4677F"/>
    <w:rsid w:val="00A52C3A"/>
    <w:rsid w:val="00A53487"/>
    <w:rsid w:val="00A558ED"/>
    <w:rsid w:val="00A70228"/>
    <w:rsid w:val="00A70353"/>
    <w:rsid w:val="00A76149"/>
    <w:rsid w:val="00A82168"/>
    <w:rsid w:val="00A8272E"/>
    <w:rsid w:val="00A82FC6"/>
    <w:rsid w:val="00A8666E"/>
    <w:rsid w:val="00A86D38"/>
    <w:rsid w:val="00A908D5"/>
    <w:rsid w:val="00A93C60"/>
    <w:rsid w:val="00AA5E3A"/>
    <w:rsid w:val="00AA5F97"/>
    <w:rsid w:val="00AA7871"/>
    <w:rsid w:val="00AC3259"/>
    <w:rsid w:val="00AC3E34"/>
    <w:rsid w:val="00AC71BB"/>
    <w:rsid w:val="00AC7A21"/>
    <w:rsid w:val="00AD61B8"/>
    <w:rsid w:val="00AE3FA5"/>
    <w:rsid w:val="00AE48BD"/>
    <w:rsid w:val="00AE504C"/>
    <w:rsid w:val="00AF1782"/>
    <w:rsid w:val="00AF6CA2"/>
    <w:rsid w:val="00B02B36"/>
    <w:rsid w:val="00B031D7"/>
    <w:rsid w:val="00B049C6"/>
    <w:rsid w:val="00B064C9"/>
    <w:rsid w:val="00B067EB"/>
    <w:rsid w:val="00B11A37"/>
    <w:rsid w:val="00B12422"/>
    <w:rsid w:val="00B1273A"/>
    <w:rsid w:val="00B1297C"/>
    <w:rsid w:val="00B12F25"/>
    <w:rsid w:val="00B2000D"/>
    <w:rsid w:val="00B230BF"/>
    <w:rsid w:val="00B27911"/>
    <w:rsid w:val="00B357C6"/>
    <w:rsid w:val="00B3615F"/>
    <w:rsid w:val="00B41ACB"/>
    <w:rsid w:val="00B42FDC"/>
    <w:rsid w:val="00B4577F"/>
    <w:rsid w:val="00B50FC2"/>
    <w:rsid w:val="00B576DC"/>
    <w:rsid w:val="00B57DB4"/>
    <w:rsid w:val="00B64AEF"/>
    <w:rsid w:val="00B65CF4"/>
    <w:rsid w:val="00B66C26"/>
    <w:rsid w:val="00B703C4"/>
    <w:rsid w:val="00B76BA6"/>
    <w:rsid w:val="00B8356E"/>
    <w:rsid w:val="00B9168D"/>
    <w:rsid w:val="00B93C62"/>
    <w:rsid w:val="00B94BF3"/>
    <w:rsid w:val="00B95733"/>
    <w:rsid w:val="00B96C16"/>
    <w:rsid w:val="00BA10F2"/>
    <w:rsid w:val="00BA341F"/>
    <w:rsid w:val="00BA5519"/>
    <w:rsid w:val="00BA5587"/>
    <w:rsid w:val="00BA5CD7"/>
    <w:rsid w:val="00BB401A"/>
    <w:rsid w:val="00BC3CD5"/>
    <w:rsid w:val="00BC4414"/>
    <w:rsid w:val="00BC5F06"/>
    <w:rsid w:val="00BD3F4D"/>
    <w:rsid w:val="00BE21F7"/>
    <w:rsid w:val="00BE355F"/>
    <w:rsid w:val="00BE4E47"/>
    <w:rsid w:val="00BE58F7"/>
    <w:rsid w:val="00BE7664"/>
    <w:rsid w:val="00BF16FE"/>
    <w:rsid w:val="00BF4AC1"/>
    <w:rsid w:val="00BF6C77"/>
    <w:rsid w:val="00C03170"/>
    <w:rsid w:val="00C03B04"/>
    <w:rsid w:val="00C11F85"/>
    <w:rsid w:val="00C26D18"/>
    <w:rsid w:val="00C302BD"/>
    <w:rsid w:val="00C33158"/>
    <w:rsid w:val="00C35629"/>
    <w:rsid w:val="00C4635A"/>
    <w:rsid w:val="00C50B54"/>
    <w:rsid w:val="00C5460E"/>
    <w:rsid w:val="00C549C5"/>
    <w:rsid w:val="00C574FC"/>
    <w:rsid w:val="00C608B9"/>
    <w:rsid w:val="00C60E24"/>
    <w:rsid w:val="00C6652C"/>
    <w:rsid w:val="00C7005C"/>
    <w:rsid w:val="00C7083C"/>
    <w:rsid w:val="00C711E1"/>
    <w:rsid w:val="00C7240D"/>
    <w:rsid w:val="00C8098B"/>
    <w:rsid w:val="00C8103F"/>
    <w:rsid w:val="00C84FF2"/>
    <w:rsid w:val="00C946FA"/>
    <w:rsid w:val="00C949CD"/>
    <w:rsid w:val="00CB0A88"/>
    <w:rsid w:val="00CB25EA"/>
    <w:rsid w:val="00CB37F5"/>
    <w:rsid w:val="00CB40F6"/>
    <w:rsid w:val="00CB455F"/>
    <w:rsid w:val="00CC0F50"/>
    <w:rsid w:val="00CC36C3"/>
    <w:rsid w:val="00CD087B"/>
    <w:rsid w:val="00CF035A"/>
    <w:rsid w:val="00CF0725"/>
    <w:rsid w:val="00CF1019"/>
    <w:rsid w:val="00CF749F"/>
    <w:rsid w:val="00D0057B"/>
    <w:rsid w:val="00D00C49"/>
    <w:rsid w:val="00D1584B"/>
    <w:rsid w:val="00D233A8"/>
    <w:rsid w:val="00D3090A"/>
    <w:rsid w:val="00D30B9C"/>
    <w:rsid w:val="00D350EC"/>
    <w:rsid w:val="00D35809"/>
    <w:rsid w:val="00D37AD5"/>
    <w:rsid w:val="00D456A6"/>
    <w:rsid w:val="00D513B8"/>
    <w:rsid w:val="00D51FDB"/>
    <w:rsid w:val="00D56BE6"/>
    <w:rsid w:val="00D57514"/>
    <w:rsid w:val="00D618B3"/>
    <w:rsid w:val="00D62046"/>
    <w:rsid w:val="00D636F9"/>
    <w:rsid w:val="00D64B30"/>
    <w:rsid w:val="00D6578B"/>
    <w:rsid w:val="00D66D29"/>
    <w:rsid w:val="00D71E27"/>
    <w:rsid w:val="00D73748"/>
    <w:rsid w:val="00D73D09"/>
    <w:rsid w:val="00D74AE9"/>
    <w:rsid w:val="00D7521D"/>
    <w:rsid w:val="00D76606"/>
    <w:rsid w:val="00D76840"/>
    <w:rsid w:val="00D90921"/>
    <w:rsid w:val="00D91DF5"/>
    <w:rsid w:val="00D95987"/>
    <w:rsid w:val="00D96039"/>
    <w:rsid w:val="00DA035F"/>
    <w:rsid w:val="00DA1CB4"/>
    <w:rsid w:val="00DA2578"/>
    <w:rsid w:val="00DA59BF"/>
    <w:rsid w:val="00DA7721"/>
    <w:rsid w:val="00DB1D8C"/>
    <w:rsid w:val="00DB3295"/>
    <w:rsid w:val="00DB7C87"/>
    <w:rsid w:val="00DC2ECD"/>
    <w:rsid w:val="00DD7691"/>
    <w:rsid w:val="00DE1661"/>
    <w:rsid w:val="00DE2EAF"/>
    <w:rsid w:val="00DE3015"/>
    <w:rsid w:val="00DE418D"/>
    <w:rsid w:val="00DE641B"/>
    <w:rsid w:val="00DF1121"/>
    <w:rsid w:val="00DF2524"/>
    <w:rsid w:val="00DF390B"/>
    <w:rsid w:val="00DF62DB"/>
    <w:rsid w:val="00DF7627"/>
    <w:rsid w:val="00E06344"/>
    <w:rsid w:val="00E25B09"/>
    <w:rsid w:val="00E27677"/>
    <w:rsid w:val="00E33954"/>
    <w:rsid w:val="00E35D51"/>
    <w:rsid w:val="00E445A4"/>
    <w:rsid w:val="00E47546"/>
    <w:rsid w:val="00E53D61"/>
    <w:rsid w:val="00E63E02"/>
    <w:rsid w:val="00E73314"/>
    <w:rsid w:val="00E74C99"/>
    <w:rsid w:val="00E85E67"/>
    <w:rsid w:val="00E92E1C"/>
    <w:rsid w:val="00E93E99"/>
    <w:rsid w:val="00EA4BF7"/>
    <w:rsid w:val="00EB106E"/>
    <w:rsid w:val="00EB26D9"/>
    <w:rsid w:val="00EB3AC8"/>
    <w:rsid w:val="00EB4209"/>
    <w:rsid w:val="00EB44DA"/>
    <w:rsid w:val="00EB6331"/>
    <w:rsid w:val="00ED03E8"/>
    <w:rsid w:val="00ED0E49"/>
    <w:rsid w:val="00ED4429"/>
    <w:rsid w:val="00ED7498"/>
    <w:rsid w:val="00ED794E"/>
    <w:rsid w:val="00EE1994"/>
    <w:rsid w:val="00EF411A"/>
    <w:rsid w:val="00F021BF"/>
    <w:rsid w:val="00F05607"/>
    <w:rsid w:val="00F2020E"/>
    <w:rsid w:val="00F23C8F"/>
    <w:rsid w:val="00F24DD2"/>
    <w:rsid w:val="00F251C2"/>
    <w:rsid w:val="00F30F19"/>
    <w:rsid w:val="00F31D92"/>
    <w:rsid w:val="00F365D1"/>
    <w:rsid w:val="00F40343"/>
    <w:rsid w:val="00F43F1D"/>
    <w:rsid w:val="00F456B1"/>
    <w:rsid w:val="00F54DED"/>
    <w:rsid w:val="00F56090"/>
    <w:rsid w:val="00F56EB8"/>
    <w:rsid w:val="00F57C19"/>
    <w:rsid w:val="00F63202"/>
    <w:rsid w:val="00F65048"/>
    <w:rsid w:val="00F65883"/>
    <w:rsid w:val="00F65DB4"/>
    <w:rsid w:val="00F7078E"/>
    <w:rsid w:val="00F750BE"/>
    <w:rsid w:val="00F75B51"/>
    <w:rsid w:val="00F80262"/>
    <w:rsid w:val="00F82933"/>
    <w:rsid w:val="00F86D96"/>
    <w:rsid w:val="00F87D26"/>
    <w:rsid w:val="00F92FFC"/>
    <w:rsid w:val="00FA0619"/>
    <w:rsid w:val="00FA599C"/>
    <w:rsid w:val="00FA7780"/>
    <w:rsid w:val="00FA7A9A"/>
    <w:rsid w:val="00FB02AE"/>
    <w:rsid w:val="00FB2307"/>
    <w:rsid w:val="00FB5363"/>
    <w:rsid w:val="00FC5142"/>
    <w:rsid w:val="00FC5F59"/>
    <w:rsid w:val="00FC7D70"/>
    <w:rsid w:val="00FE4F05"/>
    <w:rsid w:val="00FF4B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TW"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6090"/>
    <w:pPr>
      <w:spacing w:before="80" w:after="80"/>
    </w:pPr>
    <w:rPr>
      <w:rFonts w:ascii="Minion Pro" w:hAnsi="Minion Pro"/>
      <w:kern w:val="18"/>
      <w:sz w:val="19"/>
      <w:szCs w:val="19"/>
      <w:lang w:eastAsia="en-US" w:bidi="ar-SA"/>
    </w:rPr>
  </w:style>
  <w:style w:type="paragraph" w:styleId="1">
    <w:name w:val="heading 1"/>
    <w:next w:val="a"/>
    <w:qFormat/>
    <w:rsid w:val="003B377C"/>
    <w:pPr>
      <w:pageBreakBefore/>
      <w:widowControl w:val="0"/>
      <w:outlineLvl w:val="0"/>
    </w:pPr>
    <w:rPr>
      <w:rFonts w:ascii="Trade Gothic LT Std Cn" w:hAnsi="Trade Gothic LT Std Cn"/>
      <w:b/>
      <w:caps/>
      <w:kern w:val="34"/>
      <w:sz w:val="34"/>
      <w:szCs w:val="34"/>
      <w:lang w:eastAsia="en-US" w:bidi="ar-SA"/>
    </w:rPr>
  </w:style>
  <w:style w:type="paragraph" w:styleId="21">
    <w:name w:val="heading 2"/>
    <w:next w:val="a"/>
    <w:link w:val="2Char"/>
    <w:qFormat/>
    <w:rsid w:val="003B377C"/>
    <w:pPr>
      <w:keepNext/>
      <w:widowControl w:val="0"/>
      <w:spacing w:before="60"/>
      <w:outlineLvl w:val="1"/>
    </w:pPr>
    <w:rPr>
      <w:rFonts w:ascii="Myriad Pro" w:hAnsi="Myriad Pro" w:cs="Arial"/>
      <w:b/>
      <w:caps/>
      <w:sz w:val="22"/>
      <w:szCs w:val="22"/>
      <w:lang w:eastAsia="en-US" w:bidi="ar-SA"/>
    </w:rPr>
  </w:style>
  <w:style w:type="paragraph" w:styleId="31">
    <w:name w:val="heading 3"/>
    <w:next w:val="a"/>
    <w:qFormat/>
    <w:rsid w:val="003B377C"/>
    <w:pPr>
      <w:keepNext/>
      <w:widowControl w:val="0"/>
      <w:spacing w:before="60"/>
      <w:outlineLvl w:val="2"/>
    </w:pPr>
    <w:rPr>
      <w:rFonts w:ascii="Myriad Pro" w:hAnsi="Myriad Pro"/>
      <w:b/>
      <w:bCs/>
      <w:i/>
      <w:szCs w:val="19"/>
      <w:lang w:eastAsia="en-US" w:bidi="ar-SA"/>
    </w:rPr>
  </w:style>
  <w:style w:type="paragraph" w:styleId="41">
    <w:name w:val="heading 4"/>
    <w:next w:val="a"/>
    <w:qFormat/>
    <w:rsid w:val="003B377C"/>
    <w:pPr>
      <w:widowControl w:val="0"/>
      <w:spacing w:before="60"/>
      <w:outlineLvl w:val="3"/>
    </w:pPr>
    <w:rPr>
      <w:rFonts w:ascii="Minion Pro" w:hAnsi="Minion Pro"/>
      <w:b/>
      <w:kern w:val="20"/>
      <w:lang w:eastAsia="en-US" w:bidi="ar-SA"/>
    </w:rPr>
  </w:style>
  <w:style w:type="paragraph" w:styleId="51">
    <w:name w:val="heading 5"/>
    <w:next w:val="a"/>
    <w:qFormat/>
    <w:rsid w:val="003B377C"/>
    <w:pPr>
      <w:keepNext/>
      <w:widowControl w:val="0"/>
      <w:spacing w:before="60" w:after="60"/>
      <w:outlineLvl w:val="4"/>
    </w:pPr>
    <w:rPr>
      <w:rFonts w:ascii="Myriad Pro" w:hAnsi="Myriad Pro"/>
      <w:b/>
      <w:bCs/>
      <w:caps/>
      <w:sz w:val="22"/>
      <w:szCs w:val="22"/>
      <w:lang w:eastAsia="en-US" w:bidi="ar-SA"/>
    </w:rPr>
  </w:style>
  <w:style w:type="paragraph" w:styleId="6">
    <w:name w:val="heading 6"/>
    <w:basedOn w:val="a"/>
    <w:next w:val="a"/>
    <w:qFormat/>
    <w:rsid w:val="003B377C"/>
    <w:pPr>
      <w:keepNext/>
      <w:outlineLvl w:val="5"/>
    </w:pPr>
    <w:rPr>
      <w:b/>
      <w:bCs/>
      <w:iCs/>
      <w:kern w:val="2"/>
      <w:szCs w:val="24"/>
    </w:rPr>
  </w:style>
  <w:style w:type="paragraph" w:styleId="7">
    <w:name w:val="heading 7"/>
    <w:basedOn w:val="6"/>
    <w:next w:val="a"/>
    <w:qFormat/>
    <w:rsid w:val="003B377C"/>
    <w:pPr>
      <w:outlineLvl w:val="6"/>
    </w:pPr>
  </w:style>
  <w:style w:type="paragraph" w:styleId="8">
    <w:name w:val="heading 8"/>
    <w:basedOn w:val="7"/>
    <w:next w:val="a"/>
    <w:qFormat/>
    <w:rsid w:val="003B377C"/>
    <w:pPr>
      <w:outlineLvl w:val="7"/>
    </w:pPr>
  </w:style>
  <w:style w:type="paragraph" w:styleId="9">
    <w:name w:val="heading 9"/>
    <w:basedOn w:val="8"/>
    <w:next w:val="a"/>
    <w:qFormat/>
    <w:rsid w:val="003B377C"/>
    <w:pPr>
      <w:outlineLvl w:val="8"/>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3B377C"/>
    <w:pPr>
      <w:tabs>
        <w:tab w:val="right" w:pos="5112"/>
      </w:tabs>
      <w:spacing w:before="0" w:after="0"/>
      <w:jc w:val="both"/>
    </w:pPr>
    <w:rPr>
      <w:rFonts w:ascii="Myriad Pro" w:hAnsi="Myriad Pro" w:cs="Myriad Pro"/>
      <w:color w:val="000000"/>
      <w:kern w:val="16"/>
      <w:sz w:val="16"/>
      <w:szCs w:val="16"/>
    </w:rPr>
  </w:style>
  <w:style w:type="paragraph" w:styleId="a4">
    <w:name w:val="footer"/>
    <w:semiHidden/>
    <w:rsid w:val="003B377C"/>
    <w:pPr>
      <w:tabs>
        <w:tab w:val="right" w:pos="3859"/>
      </w:tabs>
      <w:jc w:val="center"/>
    </w:pPr>
    <w:rPr>
      <w:rFonts w:ascii="Myriad Pro" w:hAnsi="Myriad Pro"/>
      <w:sz w:val="15"/>
      <w:szCs w:val="24"/>
      <w:lang w:eastAsia="en-US" w:bidi="ar-SA"/>
    </w:rPr>
  </w:style>
  <w:style w:type="paragraph" w:styleId="a5">
    <w:name w:val="caption"/>
    <w:next w:val="a"/>
    <w:qFormat/>
    <w:rsid w:val="003B377C"/>
    <w:pPr>
      <w:widowControl w:val="0"/>
      <w:spacing w:before="60" w:after="120"/>
      <w:contextualSpacing/>
      <w:jc w:val="center"/>
    </w:pPr>
    <w:rPr>
      <w:rFonts w:ascii="Myriad Pro" w:hAnsi="Myriad Pro" w:cs="Myriad Pro"/>
      <w:i/>
      <w:iCs/>
      <w:sz w:val="16"/>
      <w:szCs w:val="16"/>
      <w:lang w:eastAsia="en-US" w:bidi="ar-SA"/>
    </w:rPr>
  </w:style>
  <w:style w:type="character" w:styleId="a6">
    <w:name w:val="endnote reference"/>
    <w:semiHidden/>
    <w:rsid w:val="003B377C"/>
    <w:rPr>
      <w:vertAlign w:val="superscript"/>
    </w:rPr>
  </w:style>
  <w:style w:type="paragraph" w:styleId="a7">
    <w:name w:val="footnote text"/>
    <w:semiHidden/>
    <w:rsid w:val="003B377C"/>
    <w:pPr>
      <w:ind w:left="79" w:hanging="79"/>
    </w:pPr>
    <w:rPr>
      <w:rFonts w:ascii="Myriad Pro" w:hAnsi="Myriad Pro"/>
      <w:sz w:val="15"/>
      <w:szCs w:val="16"/>
      <w:lang w:eastAsia="en-US" w:bidi="ar-SA"/>
    </w:rPr>
  </w:style>
  <w:style w:type="paragraph" w:styleId="a8">
    <w:name w:val="endnote text"/>
    <w:basedOn w:val="a7"/>
    <w:rsid w:val="003B377C"/>
    <w:rPr>
      <w:szCs w:val="20"/>
    </w:rPr>
  </w:style>
  <w:style w:type="character" w:styleId="a9">
    <w:name w:val="FollowedHyperlink"/>
    <w:semiHidden/>
    <w:rsid w:val="003B377C"/>
    <w:rPr>
      <w:color w:val="auto"/>
      <w:u w:val="none"/>
    </w:rPr>
  </w:style>
  <w:style w:type="character" w:styleId="aa">
    <w:name w:val="footnote reference"/>
    <w:semiHidden/>
    <w:rsid w:val="003B377C"/>
    <w:rPr>
      <w:vertAlign w:val="superscript"/>
    </w:rPr>
  </w:style>
  <w:style w:type="character" w:styleId="ab">
    <w:name w:val="Hyperlink"/>
    <w:uiPriority w:val="99"/>
    <w:rsid w:val="003B377C"/>
    <w:rPr>
      <w:color w:val="auto"/>
      <w:u w:val="none"/>
    </w:rPr>
  </w:style>
  <w:style w:type="paragraph" w:styleId="ac">
    <w:name w:val="Title"/>
    <w:qFormat/>
    <w:rsid w:val="003B377C"/>
    <w:pPr>
      <w:widowControl w:val="0"/>
      <w:jc w:val="right"/>
    </w:pPr>
    <w:rPr>
      <w:rFonts w:ascii="Trade Gothic LT Std Cn" w:eastAsia="Arial Unicode MS" w:hAnsi="Trade Gothic LT Std Cn"/>
      <w:kern w:val="45"/>
      <w:sz w:val="45"/>
      <w:szCs w:val="45"/>
      <w:lang w:eastAsia="en-US" w:bidi="ar-SA"/>
    </w:rPr>
  </w:style>
  <w:style w:type="paragraph" w:styleId="10">
    <w:name w:val="toc 1"/>
    <w:basedOn w:val="a"/>
    <w:next w:val="a"/>
    <w:uiPriority w:val="39"/>
    <w:rsid w:val="003B377C"/>
    <w:rPr>
      <w:iCs/>
      <w:kern w:val="2"/>
      <w:szCs w:val="24"/>
    </w:rPr>
  </w:style>
  <w:style w:type="paragraph" w:styleId="22">
    <w:name w:val="toc 2"/>
    <w:basedOn w:val="a"/>
    <w:next w:val="a"/>
    <w:uiPriority w:val="39"/>
    <w:rsid w:val="003B377C"/>
    <w:pPr>
      <w:ind w:left="180"/>
    </w:pPr>
    <w:rPr>
      <w:iCs/>
      <w:kern w:val="2"/>
      <w:szCs w:val="40"/>
    </w:rPr>
  </w:style>
  <w:style w:type="paragraph" w:styleId="32">
    <w:name w:val="toc 3"/>
    <w:basedOn w:val="a"/>
    <w:next w:val="a"/>
    <w:uiPriority w:val="39"/>
    <w:rsid w:val="003B377C"/>
    <w:pPr>
      <w:ind w:left="360"/>
    </w:pPr>
    <w:rPr>
      <w:iCs/>
      <w:kern w:val="2"/>
      <w:szCs w:val="24"/>
    </w:rPr>
  </w:style>
  <w:style w:type="paragraph" w:styleId="42">
    <w:name w:val="toc 4"/>
    <w:basedOn w:val="a"/>
    <w:next w:val="a"/>
    <w:semiHidden/>
    <w:rsid w:val="003B377C"/>
    <w:pPr>
      <w:ind w:left="540"/>
    </w:pPr>
    <w:rPr>
      <w:iCs/>
      <w:kern w:val="2"/>
      <w:szCs w:val="24"/>
    </w:rPr>
  </w:style>
  <w:style w:type="table" w:styleId="ad">
    <w:name w:val="Table Grid"/>
    <w:basedOn w:val="a1"/>
    <w:rsid w:val="003B377C"/>
    <w:rPr>
      <w:rFonts w:ascii="Myriad Pro" w:hAnsi="Myriad Pro" w:cs="Myriad Pro"/>
      <w:sz w:val="18"/>
      <w:szCs w:val="18"/>
      <w:lang w:bidi="ar-SA"/>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jc w:val="left"/>
      </w:pPr>
      <w:rPr>
        <w:rFonts w:ascii="Calibri" w:hAnsi="Calibri" w:cs="Times New Roman"/>
        <w:b/>
        <w:bCs w:val="0"/>
        <w:color w:val="auto"/>
        <w:sz w:val="18"/>
        <w:szCs w:val="18"/>
        <w:u w:val="none"/>
      </w:rPr>
      <w:tblPr/>
      <w:tcPr>
        <w:tcBorders>
          <w:top w:val="nil"/>
          <w:left w:val="nil"/>
          <w:bottom w:val="nil"/>
          <w:right w:val="nil"/>
          <w:insideH w:val="nil"/>
          <w:insideV w:val="nil"/>
          <w:tl2br w:val="nil"/>
          <w:tr2bl w:val="nil"/>
        </w:tcBorders>
        <w:shd w:val="clear" w:color="auto" w:fill="auto"/>
      </w:tcPr>
    </w:tblStylePr>
    <w:tblStylePr w:type="lastRow">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firstCo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lastCo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1Vert">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2Vert">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1Horz">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2Horz">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neCel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nwCel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seCell">
      <w:pPr>
        <w:wordWrap/>
        <w:jc w:val="left"/>
      </w:pPr>
      <w:rPr>
        <w:rFonts w:ascii="Calibri" w:hAnsi="Calibri"/>
        <w:color w:val="auto"/>
        <w:sz w:val="18"/>
        <w:szCs w:val="18"/>
      </w:rPr>
      <w:tblPr/>
      <w:tcPr>
        <w:tcBorders>
          <w:top w:val="nil"/>
          <w:left w:val="nil"/>
          <w:bottom w:val="nil"/>
          <w:right w:val="nil"/>
          <w:insideH w:val="nil"/>
          <w:insideV w:val="nil"/>
          <w:tl2br w:val="nil"/>
          <w:tr2bl w:val="nil"/>
        </w:tcBorders>
      </w:tcPr>
    </w:tblStylePr>
    <w:tblStylePr w:type="swCell">
      <w:rPr>
        <w:rFonts w:ascii="Calibri" w:hAnsi="Calibri"/>
        <w:sz w:val="18"/>
      </w:rPr>
      <w:tblPr/>
      <w:tcPr>
        <w:tcBorders>
          <w:top w:val="nil"/>
          <w:left w:val="nil"/>
          <w:bottom w:val="nil"/>
          <w:right w:val="nil"/>
          <w:insideH w:val="nil"/>
          <w:insideV w:val="nil"/>
          <w:tl2br w:val="nil"/>
          <w:tr2bl w:val="nil"/>
        </w:tcBorders>
        <w:shd w:val="clear" w:color="auto" w:fill="auto"/>
      </w:tcPr>
    </w:tblStylePr>
  </w:style>
  <w:style w:type="paragraph" w:styleId="ae">
    <w:name w:val="Plain Text"/>
    <w:basedOn w:val="a"/>
    <w:rsid w:val="003B377C"/>
    <w:rPr>
      <w:rFonts w:ascii="Courier New" w:hAnsi="Courier New" w:cs="Courier New"/>
      <w:iCs/>
      <w:kern w:val="2"/>
      <w:sz w:val="18"/>
      <w:szCs w:val="20"/>
    </w:rPr>
  </w:style>
  <w:style w:type="character" w:customStyle="1" w:styleId="ADIAddress">
    <w:name w:val="ADI Address"/>
    <w:semiHidden/>
    <w:rsid w:val="003B377C"/>
    <w:rPr>
      <w:rFonts w:ascii="Myriad Pro" w:hAnsi="Myriad Pro"/>
      <w:b/>
      <w:sz w:val="15"/>
      <w:szCs w:val="15"/>
    </w:rPr>
  </w:style>
  <w:style w:type="paragraph" w:customStyle="1" w:styleId="TableTitle">
    <w:name w:val="Table Title"/>
    <w:next w:val="af"/>
    <w:rsid w:val="003B377C"/>
    <w:pPr>
      <w:keepNext/>
      <w:widowControl w:val="0"/>
      <w:spacing w:before="160"/>
    </w:pPr>
    <w:rPr>
      <w:rFonts w:ascii="Minion Pro" w:hAnsi="Minion Pro"/>
      <w:b/>
      <w:bCs/>
      <w:sz w:val="19"/>
      <w:szCs w:val="16"/>
      <w:lang w:eastAsia="en-US" w:bidi="ar-SA"/>
    </w:rPr>
  </w:style>
  <w:style w:type="paragraph" w:customStyle="1" w:styleId="Heading1Inline">
    <w:name w:val="Heading 1 Inline"/>
    <w:basedOn w:val="1"/>
    <w:next w:val="a"/>
    <w:rsid w:val="003B377C"/>
    <w:pPr>
      <w:pageBreakBefore w:val="0"/>
    </w:pPr>
  </w:style>
  <w:style w:type="character" w:customStyle="1" w:styleId="ADIDisclaimer">
    <w:name w:val="ADI Disclaimer"/>
    <w:semiHidden/>
    <w:rsid w:val="003B377C"/>
    <w:rPr>
      <w:rFonts w:ascii="Myriad Pro" w:hAnsi="Myriad Pro"/>
      <w:b/>
      <w:color w:val="auto"/>
      <w:spacing w:val="-9"/>
      <w:kern w:val="13"/>
      <w:sz w:val="13"/>
      <w:szCs w:val="13"/>
    </w:rPr>
  </w:style>
  <w:style w:type="paragraph" w:styleId="af0">
    <w:name w:val="Date"/>
    <w:basedOn w:val="a"/>
    <w:next w:val="a"/>
    <w:semiHidden/>
    <w:rsid w:val="003B377C"/>
  </w:style>
  <w:style w:type="paragraph" w:styleId="af1">
    <w:name w:val="List Bullet"/>
    <w:basedOn w:val="a"/>
    <w:rsid w:val="003B377C"/>
    <w:pPr>
      <w:tabs>
        <w:tab w:val="num" w:pos="360"/>
      </w:tabs>
      <w:spacing w:after="120"/>
      <w:ind w:left="360" w:hanging="360"/>
      <w:contextualSpacing/>
    </w:pPr>
    <w:rPr>
      <w:iCs/>
      <w:kern w:val="2"/>
      <w:szCs w:val="24"/>
    </w:rPr>
  </w:style>
  <w:style w:type="paragraph" w:styleId="af2">
    <w:name w:val="List Number"/>
    <w:basedOn w:val="a"/>
    <w:rsid w:val="003B377C"/>
    <w:pPr>
      <w:tabs>
        <w:tab w:val="num" w:pos="360"/>
      </w:tabs>
      <w:spacing w:after="120"/>
      <w:ind w:left="360" w:hanging="360"/>
      <w:contextualSpacing/>
    </w:pPr>
    <w:rPr>
      <w:iCs/>
      <w:kern w:val="2"/>
      <w:szCs w:val="24"/>
    </w:rPr>
  </w:style>
  <w:style w:type="paragraph" w:styleId="af3">
    <w:name w:val="Normal (Web)"/>
    <w:basedOn w:val="a"/>
    <w:next w:val="a"/>
    <w:semiHidden/>
    <w:rsid w:val="003B377C"/>
  </w:style>
  <w:style w:type="paragraph" w:styleId="af4">
    <w:name w:val="Subtitle"/>
    <w:qFormat/>
    <w:rsid w:val="003B377C"/>
    <w:pPr>
      <w:widowControl w:val="0"/>
      <w:tabs>
        <w:tab w:val="right" w:pos="10454"/>
      </w:tabs>
    </w:pPr>
    <w:rPr>
      <w:rFonts w:ascii="Trade Gothic LT Std Cn" w:hAnsi="Trade Gothic LT Std Cn" w:cs="Trade Gothic LT Std Cn"/>
      <w:sz w:val="34"/>
      <w:szCs w:val="34"/>
      <w:lang w:eastAsia="en-US" w:bidi="ar-SA"/>
    </w:rPr>
  </w:style>
  <w:style w:type="character" w:customStyle="1" w:styleId="Link">
    <w:name w:val="Link"/>
    <w:semiHidden/>
    <w:rsid w:val="003B377C"/>
    <w:rPr>
      <w:b/>
      <w:color w:val="0000FF"/>
    </w:rPr>
  </w:style>
  <w:style w:type="paragraph" w:customStyle="1" w:styleId="Equation">
    <w:name w:val="Equation"/>
    <w:next w:val="a"/>
    <w:rsid w:val="003B377C"/>
    <w:pPr>
      <w:tabs>
        <w:tab w:val="right" w:pos="4867"/>
      </w:tabs>
      <w:spacing w:after="80"/>
      <w:ind w:left="360"/>
    </w:pPr>
    <w:rPr>
      <w:rFonts w:ascii="Minion Pro" w:hAnsi="Minion Pro" w:cs="Minion Pro"/>
      <w:sz w:val="19"/>
      <w:szCs w:val="19"/>
      <w:lang w:eastAsia="en-US" w:bidi="ar-SA"/>
    </w:rPr>
  </w:style>
  <w:style w:type="paragraph" w:customStyle="1" w:styleId="Figure">
    <w:name w:val="Figure"/>
    <w:basedOn w:val="a5"/>
    <w:next w:val="a5"/>
    <w:rsid w:val="003B377C"/>
    <w:pPr>
      <w:keepNext/>
      <w:spacing w:after="0"/>
      <w:contextualSpacing w:val="0"/>
    </w:pPr>
  </w:style>
  <w:style w:type="character" w:customStyle="1" w:styleId="GreyText">
    <w:name w:val="Grey Text"/>
    <w:semiHidden/>
    <w:rsid w:val="003B377C"/>
    <w:rPr>
      <w:color w:val="C0C0C0"/>
    </w:rPr>
  </w:style>
  <w:style w:type="paragraph" w:customStyle="1" w:styleId="Heading1Page1">
    <w:name w:val="Heading 1 Page 1"/>
    <w:basedOn w:val="1"/>
    <w:next w:val="a"/>
    <w:rsid w:val="003B377C"/>
    <w:pPr>
      <w:keepNext/>
      <w:pageBreakBefore w:val="0"/>
      <w:spacing w:after="60"/>
    </w:pPr>
    <w:rPr>
      <w:rFonts w:ascii="Myriad Pro" w:hAnsi="Myriad Pro"/>
      <w:kern w:val="22"/>
      <w:sz w:val="22"/>
      <w:szCs w:val="22"/>
    </w:rPr>
  </w:style>
  <w:style w:type="paragraph" w:customStyle="1" w:styleId="Heading1TOC">
    <w:name w:val="Heading 1 TOC"/>
    <w:next w:val="10"/>
    <w:rsid w:val="003B377C"/>
    <w:pPr>
      <w:pageBreakBefore/>
      <w:widowControl w:val="0"/>
    </w:pPr>
    <w:rPr>
      <w:rFonts w:ascii="Trade Gothic LT Std Cn" w:hAnsi="Trade Gothic LT Std Cn"/>
      <w:b/>
      <w:caps/>
      <w:kern w:val="19"/>
      <w:sz w:val="34"/>
      <w:szCs w:val="34"/>
      <w:lang w:eastAsia="en-US" w:bidi="ar-SA"/>
    </w:rPr>
  </w:style>
  <w:style w:type="paragraph" w:customStyle="1" w:styleId="Subject">
    <w:name w:val="Subject"/>
    <w:semiHidden/>
    <w:rsid w:val="003B377C"/>
    <w:pPr>
      <w:widowControl w:val="0"/>
      <w:jc w:val="right"/>
    </w:pPr>
    <w:rPr>
      <w:rFonts w:ascii="Trade Gothic LT Std Cn" w:hAnsi="Trade Gothic LT Std Cn" w:cs="Trade Gothic LT Std Cn"/>
      <w:sz w:val="45"/>
      <w:szCs w:val="45"/>
      <w:lang w:eastAsia="en-US" w:bidi="ar-SA"/>
    </w:rPr>
  </w:style>
  <w:style w:type="character" w:customStyle="1" w:styleId="ADIWebSign-Off">
    <w:name w:val="ADI Web Sign-Off"/>
    <w:semiHidden/>
    <w:rsid w:val="003B377C"/>
    <w:rPr>
      <w:rFonts w:ascii="Myriad Pro" w:hAnsi="Myriad Pro"/>
      <w:b/>
      <w:sz w:val="13"/>
      <w:szCs w:val="13"/>
    </w:rPr>
  </w:style>
  <w:style w:type="paragraph" w:customStyle="1" w:styleId="Definition">
    <w:name w:val="Definition"/>
    <w:basedOn w:val="a"/>
    <w:rsid w:val="003B377C"/>
    <w:pPr>
      <w:spacing w:before="0"/>
    </w:pPr>
  </w:style>
  <w:style w:type="paragraph" w:customStyle="1" w:styleId="DefinitionTerm">
    <w:name w:val="Definition Term"/>
    <w:basedOn w:val="a"/>
    <w:next w:val="Definition"/>
    <w:rsid w:val="003B377C"/>
    <w:pPr>
      <w:spacing w:after="0"/>
    </w:pPr>
    <w:rPr>
      <w:b/>
    </w:rPr>
  </w:style>
  <w:style w:type="paragraph" w:styleId="af5">
    <w:name w:val="Document Map"/>
    <w:basedOn w:val="a"/>
    <w:semiHidden/>
    <w:rsid w:val="003B377C"/>
    <w:pPr>
      <w:shd w:val="clear" w:color="auto" w:fill="000080"/>
    </w:pPr>
    <w:rPr>
      <w:rFonts w:ascii="Tahoma" w:hAnsi="Tahoma"/>
      <w:sz w:val="20"/>
      <w:szCs w:val="20"/>
    </w:rPr>
  </w:style>
  <w:style w:type="paragraph" w:styleId="af6">
    <w:name w:val="macro"/>
    <w:semiHidden/>
    <w:rsid w:val="003B377C"/>
    <w:pPr>
      <w:tabs>
        <w:tab w:val="left" w:pos="480"/>
        <w:tab w:val="left" w:pos="960"/>
        <w:tab w:val="left" w:pos="1440"/>
        <w:tab w:val="left" w:pos="1920"/>
        <w:tab w:val="left" w:pos="2400"/>
        <w:tab w:val="left" w:pos="2880"/>
        <w:tab w:val="left" w:pos="3360"/>
        <w:tab w:val="left" w:pos="3840"/>
        <w:tab w:val="left" w:pos="4320"/>
      </w:tabs>
      <w:spacing w:before="80" w:after="80"/>
    </w:pPr>
    <w:rPr>
      <w:rFonts w:ascii="Courier New" w:hAnsi="Courier New" w:cs="Courier New"/>
      <w:kern w:val="18"/>
      <w:lang w:eastAsia="en-US" w:bidi="ar-SA"/>
    </w:rPr>
  </w:style>
  <w:style w:type="paragraph" w:styleId="af7">
    <w:name w:val="table of authorities"/>
    <w:basedOn w:val="a"/>
    <w:next w:val="a"/>
    <w:semiHidden/>
    <w:rsid w:val="003B377C"/>
    <w:pPr>
      <w:ind w:left="190" w:hanging="190"/>
    </w:pPr>
  </w:style>
  <w:style w:type="paragraph" w:styleId="af8">
    <w:name w:val="table of figures"/>
    <w:basedOn w:val="a"/>
    <w:next w:val="a"/>
    <w:semiHidden/>
    <w:rsid w:val="003B377C"/>
  </w:style>
  <w:style w:type="paragraph" w:styleId="52">
    <w:name w:val="toc 5"/>
    <w:basedOn w:val="a"/>
    <w:next w:val="a"/>
    <w:autoRedefine/>
    <w:semiHidden/>
    <w:rsid w:val="003B377C"/>
    <w:pPr>
      <w:ind w:left="760"/>
    </w:pPr>
  </w:style>
  <w:style w:type="paragraph" w:customStyle="1" w:styleId="ListPage1">
    <w:name w:val="List Page 1"/>
    <w:basedOn w:val="a"/>
    <w:rsid w:val="003B377C"/>
    <w:pPr>
      <w:keepNext/>
      <w:spacing w:before="0" w:after="120" w:line="240" w:lineRule="exact"/>
      <w:ind w:left="187" w:hanging="187"/>
      <w:contextualSpacing/>
    </w:pPr>
    <w:rPr>
      <w:rFonts w:ascii="Myriad Pro" w:hAnsi="Myriad Pro"/>
      <w:b/>
      <w:sz w:val="18"/>
    </w:rPr>
  </w:style>
  <w:style w:type="paragraph" w:styleId="af">
    <w:name w:val="Body Text"/>
    <w:link w:val="Char"/>
    <w:rsid w:val="003B377C"/>
    <w:pPr>
      <w:spacing w:before="20" w:after="20"/>
    </w:pPr>
    <w:rPr>
      <w:rFonts w:ascii="Myriad Pro" w:hAnsi="Myriad Pro" w:cs="Tahoma"/>
      <w:kern w:val="18"/>
      <w:sz w:val="18"/>
      <w:szCs w:val="18"/>
      <w:lang w:eastAsia="en-US" w:bidi="ar-SA"/>
    </w:rPr>
  </w:style>
  <w:style w:type="character" w:customStyle="1" w:styleId="Char">
    <w:name w:val="正文文本 Char"/>
    <w:link w:val="af"/>
    <w:rsid w:val="003B377C"/>
    <w:rPr>
      <w:rFonts w:ascii="Myriad Pro" w:hAnsi="Myriad Pro" w:cs="Tahoma"/>
      <w:kern w:val="18"/>
      <w:sz w:val="18"/>
      <w:szCs w:val="18"/>
      <w:lang w:val="en-US" w:eastAsia="en-US" w:bidi="ar-SA"/>
    </w:rPr>
  </w:style>
  <w:style w:type="paragraph" w:customStyle="1" w:styleId="AppNoteByline">
    <w:name w:val="AppNote Byline"/>
    <w:rsid w:val="003B377C"/>
    <w:pPr>
      <w:spacing w:line="360" w:lineRule="auto"/>
      <w:jc w:val="center"/>
    </w:pPr>
    <w:rPr>
      <w:rFonts w:ascii="Myriad Pro" w:hAnsi="Myriad Pro"/>
      <w:b/>
      <w:kern w:val="18"/>
      <w:szCs w:val="19"/>
      <w:lang w:eastAsia="en-US" w:bidi="ar-SA"/>
    </w:rPr>
  </w:style>
  <w:style w:type="character" w:customStyle="1" w:styleId="ADIRev">
    <w:name w:val="ADI Rev"/>
    <w:semiHidden/>
    <w:rsid w:val="003B377C"/>
    <w:rPr>
      <w:rFonts w:ascii="Myriad Pro" w:hAnsi="Myriad Pro"/>
      <w:b/>
      <w:sz w:val="16"/>
      <w:szCs w:val="15"/>
    </w:rPr>
  </w:style>
  <w:style w:type="paragraph" w:customStyle="1" w:styleId="AppNoteSubject">
    <w:name w:val="AppNote Subject"/>
    <w:basedOn w:val="Heading1Page1"/>
    <w:rsid w:val="003B377C"/>
    <w:pPr>
      <w:jc w:val="center"/>
    </w:pPr>
    <w:rPr>
      <w:caps w:val="0"/>
      <w:sz w:val="28"/>
      <w:szCs w:val="28"/>
    </w:rPr>
  </w:style>
  <w:style w:type="character" w:customStyle="1" w:styleId="2Char">
    <w:name w:val="标题 2 Char"/>
    <w:link w:val="21"/>
    <w:rsid w:val="003B377C"/>
    <w:rPr>
      <w:rFonts w:ascii="Myriad Pro" w:hAnsi="Myriad Pro" w:cs="Arial"/>
      <w:b/>
      <w:caps/>
      <w:sz w:val="22"/>
      <w:szCs w:val="22"/>
      <w:lang w:val="en-US" w:eastAsia="en-US" w:bidi="ar-SA"/>
    </w:rPr>
  </w:style>
  <w:style w:type="paragraph" w:customStyle="1" w:styleId="RevHistory">
    <w:name w:val="RevHistory"/>
    <w:basedOn w:val="10"/>
    <w:rsid w:val="003B377C"/>
    <w:pPr>
      <w:tabs>
        <w:tab w:val="right" w:leader="dot" w:pos="4853"/>
      </w:tabs>
      <w:contextualSpacing/>
    </w:pPr>
  </w:style>
  <w:style w:type="paragraph" w:styleId="af9">
    <w:name w:val="Balloon Text"/>
    <w:basedOn w:val="a"/>
    <w:link w:val="Char0"/>
    <w:rsid w:val="001B71F4"/>
    <w:pPr>
      <w:spacing w:before="0" w:after="0"/>
    </w:pPr>
    <w:rPr>
      <w:rFonts w:ascii="Tahoma" w:hAnsi="Tahoma" w:cs="Tahoma"/>
      <w:sz w:val="16"/>
      <w:szCs w:val="16"/>
    </w:rPr>
  </w:style>
  <w:style w:type="character" w:customStyle="1" w:styleId="Char0">
    <w:name w:val="批注框文本 Char"/>
    <w:link w:val="af9"/>
    <w:rsid w:val="001B71F4"/>
    <w:rPr>
      <w:rFonts w:ascii="Tahoma" w:hAnsi="Tahoma" w:cs="Tahoma"/>
      <w:kern w:val="18"/>
      <w:sz w:val="16"/>
      <w:szCs w:val="16"/>
      <w:lang w:eastAsia="en-US" w:bidi="ar-SA"/>
    </w:rPr>
  </w:style>
  <w:style w:type="table" w:styleId="11">
    <w:name w:val="Table 3D effects 1"/>
    <w:basedOn w:val="a1"/>
    <w:rsid w:val="00C50B54"/>
    <w:pPr>
      <w:spacing w:before="80" w:after="8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afa">
    <w:name w:val="Placeholder Text"/>
    <w:basedOn w:val="a0"/>
    <w:uiPriority w:val="99"/>
    <w:semiHidden/>
    <w:rsid w:val="00B42FDC"/>
    <w:rPr>
      <w:color w:val="808080"/>
    </w:rPr>
  </w:style>
  <w:style w:type="paragraph" w:styleId="afb">
    <w:name w:val="List Paragraph"/>
    <w:basedOn w:val="a"/>
    <w:uiPriority w:val="34"/>
    <w:qFormat/>
    <w:rsid w:val="009A4E93"/>
    <w:pPr>
      <w:ind w:left="720"/>
      <w:contextualSpacing/>
    </w:pPr>
  </w:style>
  <w:style w:type="table" w:styleId="12">
    <w:name w:val="Table Columns 1"/>
    <w:basedOn w:val="a1"/>
    <w:rsid w:val="00300C75"/>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c">
    <w:name w:val="annotation reference"/>
    <w:basedOn w:val="a0"/>
    <w:rsid w:val="00C608B9"/>
    <w:rPr>
      <w:sz w:val="16"/>
      <w:szCs w:val="16"/>
    </w:rPr>
  </w:style>
  <w:style w:type="paragraph" w:styleId="afd">
    <w:name w:val="annotation text"/>
    <w:basedOn w:val="a"/>
    <w:link w:val="Char1"/>
    <w:rsid w:val="00C608B9"/>
    <w:rPr>
      <w:sz w:val="20"/>
      <w:szCs w:val="20"/>
    </w:rPr>
  </w:style>
  <w:style w:type="character" w:customStyle="1" w:styleId="Char1">
    <w:name w:val="批注文字 Char"/>
    <w:basedOn w:val="a0"/>
    <w:link w:val="afd"/>
    <w:rsid w:val="00C608B9"/>
    <w:rPr>
      <w:rFonts w:ascii="Minion Pro" w:hAnsi="Minion Pro"/>
      <w:kern w:val="18"/>
      <w:lang w:eastAsia="en-US" w:bidi="ar-SA"/>
    </w:rPr>
  </w:style>
  <w:style w:type="paragraph" w:styleId="afe">
    <w:name w:val="annotation subject"/>
    <w:basedOn w:val="afd"/>
    <w:next w:val="afd"/>
    <w:link w:val="Char2"/>
    <w:rsid w:val="00C608B9"/>
    <w:rPr>
      <w:b/>
      <w:bCs/>
    </w:rPr>
  </w:style>
  <w:style w:type="character" w:customStyle="1" w:styleId="Char2">
    <w:name w:val="批注主题 Char"/>
    <w:basedOn w:val="Char1"/>
    <w:link w:val="afe"/>
    <w:rsid w:val="00C608B9"/>
    <w:rPr>
      <w:rFonts w:ascii="Minion Pro" w:hAnsi="Minion Pro"/>
      <w:b/>
      <w:bCs/>
      <w:kern w:val="18"/>
      <w:lang w:eastAsia="en-US" w:bidi="ar-SA"/>
    </w:rPr>
  </w:style>
  <w:style w:type="paragraph" w:styleId="aff">
    <w:name w:val="Revision"/>
    <w:hidden/>
    <w:uiPriority w:val="99"/>
    <w:semiHidden/>
    <w:rsid w:val="00F54DED"/>
    <w:rPr>
      <w:rFonts w:ascii="Minion Pro" w:hAnsi="Minion Pro"/>
      <w:kern w:val="18"/>
      <w:sz w:val="19"/>
      <w:szCs w:val="19"/>
      <w:lang w:eastAsia="en-US" w:bidi="ar-SA"/>
    </w:rPr>
  </w:style>
  <w:style w:type="paragraph" w:styleId="aff0">
    <w:name w:val="Bibliography"/>
    <w:basedOn w:val="a"/>
    <w:next w:val="a"/>
    <w:uiPriority w:val="37"/>
    <w:semiHidden/>
    <w:unhideWhenUsed/>
    <w:rsid w:val="009D54F2"/>
  </w:style>
  <w:style w:type="paragraph" w:styleId="aff1">
    <w:name w:val="Block Text"/>
    <w:basedOn w:val="a"/>
    <w:rsid w:val="009D54F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23">
    <w:name w:val="Body Text 2"/>
    <w:basedOn w:val="a"/>
    <w:link w:val="2Char0"/>
    <w:rsid w:val="009D54F2"/>
    <w:pPr>
      <w:spacing w:after="120" w:line="480" w:lineRule="auto"/>
    </w:pPr>
  </w:style>
  <w:style w:type="character" w:customStyle="1" w:styleId="2Char0">
    <w:name w:val="正文文本 2 Char"/>
    <w:basedOn w:val="a0"/>
    <w:link w:val="23"/>
    <w:rsid w:val="009D54F2"/>
    <w:rPr>
      <w:rFonts w:ascii="Minion Pro" w:hAnsi="Minion Pro"/>
      <w:kern w:val="18"/>
      <w:sz w:val="19"/>
      <w:szCs w:val="19"/>
      <w:lang w:eastAsia="en-US" w:bidi="ar-SA"/>
    </w:rPr>
  </w:style>
  <w:style w:type="paragraph" w:styleId="33">
    <w:name w:val="Body Text 3"/>
    <w:basedOn w:val="a"/>
    <w:link w:val="3Char"/>
    <w:rsid w:val="009D54F2"/>
    <w:pPr>
      <w:spacing w:after="120"/>
    </w:pPr>
    <w:rPr>
      <w:sz w:val="16"/>
      <w:szCs w:val="16"/>
    </w:rPr>
  </w:style>
  <w:style w:type="character" w:customStyle="1" w:styleId="3Char">
    <w:name w:val="正文文本 3 Char"/>
    <w:basedOn w:val="a0"/>
    <w:link w:val="33"/>
    <w:rsid w:val="009D54F2"/>
    <w:rPr>
      <w:rFonts w:ascii="Minion Pro" w:hAnsi="Minion Pro"/>
      <w:kern w:val="18"/>
      <w:sz w:val="16"/>
      <w:szCs w:val="16"/>
      <w:lang w:eastAsia="en-US" w:bidi="ar-SA"/>
    </w:rPr>
  </w:style>
  <w:style w:type="paragraph" w:styleId="aff2">
    <w:name w:val="Body Text First Indent"/>
    <w:basedOn w:val="af"/>
    <w:link w:val="Char3"/>
    <w:rsid w:val="009D54F2"/>
    <w:pPr>
      <w:spacing w:before="80" w:after="80"/>
      <w:ind w:firstLine="360"/>
    </w:pPr>
    <w:rPr>
      <w:rFonts w:ascii="Minion Pro" w:hAnsi="Minion Pro" w:cs="Times New Roman"/>
      <w:sz w:val="19"/>
      <w:szCs w:val="19"/>
    </w:rPr>
  </w:style>
  <w:style w:type="character" w:customStyle="1" w:styleId="Char3">
    <w:name w:val="正文首行缩进 Char"/>
    <w:basedOn w:val="Char"/>
    <w:link w:val="aff2"/>
    <w:rsid w:val="009D54F2"/>
    <w:rPr>
      <w:rFonts w:ascii="Minion Pro" w:hAnsi="Minion Pro" w:cs="Tahoma"/>
      <w:kern w:val="18"/>
      <w:sz w:val="19"/>
      <w:szCs w:val="19"/>
      <w:lang w:val="en-US" w:eastAsia="en-US" w:bidi="ar-SA"/>
    </w:rPr>
  </w:style>
  <w:style w:type="paragraph" w:styleId="aff3">
    <w:name w:val="Body Text Indent"/>
    <w:basedOn w:val="a"/>
    <w:link w:val="Char4"/>
    <w:rsid w:val="009D54F2"/>
    <w:pPr>
      <w:spacing w:after="120"/>
      <w:ind w:left="360"/>
    </w:pPr>
  </w:style>
  <w:style w:type="character" w:customStyle="1" w:styleId="Char4">
    <w:name w:val="正文文本缩进 Char"/>
    <w:basedOn w:val="a0"/>
    <w:link w:val="aff3"/>
    <w:rsid w:val="009D54F2"/>
    <w:rPr>
      <w:rFonts w:ascii="Minion Pro" w:hAnsi="Minion Pro"/>
      <w:kern w:val="18"/>
      <w:sz w:val="19"/>
      <w:szCs w:val="19"/>
      <w:lang w:eastAsia="en-US" w:bidi="ar-SA"/>
    </w:rPr>
  </w:style>
  <w:style w:type="paragraph" w:styleId="24">
    <w:name w:val="Body Text First Indent 2"/>
    <w:basedOn w:val="aff3"/>
    <w:link w:val="2Char1"/>
    <w:rsid w:val="009D54F2"/>
    <w:pPr>
      <w:spacing w:after="80"/>
      <w:ind w:firstLine="360"/>
    </w:pPr>
  </w:style>
  <w:style w:type="character" w:customStyle="1" w:styleId="2Char1">
    <w:name w:val="正文首行缩进 2 Char"/>
    <w:basedOn w:val="Char4"/>
    <w:link w:val="24"/>
    <w:rsid w:val="009D54F2"/>
    <w:rPr>
      <w:rFonts w:ascii="Minion Pro" w:hAnsi="Minion Pro"/>
      <w:kern w:val="18"/>
      <w:sz w:val="19"/>
      <w:szCs w:val="19"/>
      <w:lang w:eastAsia="en-US" w:bidi="ar-SA"/>
    </w:rPr>
  </w:style>
  <w:style w:type="paragraph" w:styleId="25">
    <w:name w:val="Body Text Indent 2"/>
    <w:basedOn w:val="a"/>
    <w:link w:val="2Char2"/>
    <w:rsid w:val="009D54F2"/>
    <w:pPr>
      <w:spacing w:after="120" w:line="480" w:lineRule="auto"/>
      <w:ind w:left="360"/>
    </w:pPr>
  </w:style>
  <w:style w:type="character" w:customStyle="1" w:styleId="2Char2">
    <w:name w:val="正文文本缩进 2 Char"/>
    <w:basedOn w:val="a0"/>
    <w:link w:val="25"/>
    <w:rsid w:val="009D54F2"/>
    <w:rPr>
      <w:rFonts w:ascii="Minion Pro" w:hAnsi="Minion Pro"/>
      <w:kern w:val="18"/>
      <w:sz w:val="19"/>
      <w:szCs w:val="19"/>
      <w:lang w:eastAsia="en-US" w:bidi="ar-SA"/>
    </w:rPr>
  </w:style>
  <w:style w:type="paragraph" w:styleId="34">
    <w:name w:val="Body Text Indent 3"/>
    <w:basedOn w:val="a"/>
    <w:link w:val="3Char0"/>
    <w:rsid w:val="009D54F2"/>
    <w:pPr>
      <w:spacing w:after="120"/>
      <w:ind w:left="360"/>
    </w:pPr>
    <w:rPr>
      <w:sz w:val="16"/>
      <w:szCs w:val="16"/>
    </w:rPr>
  </w:style>
  <w:style w:type="character" w:customStyle="1" w:styleId="3Char0">
    <w:name w:val="正文文本缩进 3 Char"/>
    <w:basedOn w:val="a0"/>
    <w:link w:val="34"/>
    <w:rsid w:val="009D54F2"/>
    <w:rPr>
      <w:rFonts w:ascii="Minion Pro" w:hAnsi="Minion Pro"/>
      <w:kern w:val="18"/>
      <w:sz w:val="16"/>
      <w:szCs w:val="16"/>
      <w:lang w:eastAsia="en-US" w:bidi="ar-SA"/>
    </w:rPr>
  </w:style>
  <w:style w:type="paragraph" w:styleId="aff4">
    <w:name w:val="Closing"/>
    <w:basedOn w:val="a"/>
    <w:link w:val="Char5"/>
    <w:rsid w:val="009D54F2"/>
    <w:pPr>
      <w:spacing w:before="0" w:after="0"/>
      <w:ind w:left="4320"/>
    </w:pPr>
  </w:style>
  <w:style w:type="character" w:customStyle="1" w:styleId="Char5">
    <w:name w:val="结束语 Char"/>
    <w:basedOn w:val="a0"/>
    <w:link w:val="aff4"/>
    <w:rsid w:val="009D54F2"/>
    <w:rPr>
      <w:rFonts w:ascii="Minion Pro" w:hAnsi="Minion Pro"/>
      <w:kern w:val="18"/>
      <w:sz w:val="19"/>
      <w:szCs w:val="19"/>
      <w:lang w:eastAsia="en-US" w:bidi="ar-SA"/>
    </w:rPr>
  </w:style>
  <w:style w:type="paragraph" w:styleId="aff5">
    <w:name w:val="E-mail Signature"/>
    <w:basedOn w:val="a"/>
    <w:link w:val="Char6"/>
    <w:rsid w:val="009D54F2"/>
    <w:pPr>
      <w:spacing w:before="0" w:after="0"/>
    </w:pPr>
  </w:style>
  <w:style w:type="character" w:customStyle="1" w:styleId="Char6">
    <w:name w:val="电子邮件签名 Char"/>
    <w:basedOn w:val="a0"/>
    <w:link w:val="aff5"/>
    <w:rsid w:val="009D54F2"/>
    <w:rPr>
      <w:rFonts w:ascii="Minion Pro" w:hAnsi="Minion Pro"/>
      <w:kern w:val="18"/>
      <w:sz w:val="19"/>
      <w:szCs w:val="19"/>
      <w:lang w:eastAsia="en-US" w:bidi="ar-SA"/>
    </w:rPr>
  </w:style>
  <w:style w:type="paragraph" w:styleId="aff6">
    <w:name w:val="envelope address"/>
    <w:basedOn w:val="a"/>
    <w:rsid w:val="009D54F2"/>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aff7">
    <w:name w:val="envelope return"/>
    <w:basedOn w:val="a"/>
    <w:rsid w:val="009D54F2"/>
    <w:pPr>
      <w:spacing w:before="0" w:after="0"/>
    </w:pPr>
    <w:rPr>
      <w:rFonts w:asciiTheme="majorHAnsi" w:eastAsiaTheme="majorEastAsia" w:hAnsiTheme="majorHAnsi" w:cstheme="majorBidi"/>
      <w:sz w:val="20"/>
      <w:szCs w:val="20"/>
    </w:rPr>
  </w:style>
  <w:style w:type="paragraph" w:styleId="HTML">
    <w:name w:val="HTML Address"/>
    <w:basedOn w:val="a"/>
    <w:link w:val="HTMLChar"/>
    <w:rsid w:val="009D54F2"/>
    <w:pPr>
      <w:spacing w:before="0" w:after="0"/>
    </w:pPr>
    <w:rPr>
      <w:i/>
      <w:iCs/>
    </w:rPr>
  </w:style>
  <w:style w:type="character" w:customStyle="1" w:styleId="HTMLChar">
    <w:name w:val="HTML 地址 Char"/>
    <w:basedOn w:val="a0"/>
    <w:link w:val="HTML"/>
    <w:rsid w:val="009D54F2"/>
    <w:rPr>
      <w:rFonts w:ascii="Minion Pro" w:hAnsi="Minion Pro"/>
      <w:i/>
      <w:iCs/>
      <w:kern w:val="18"/>
      <w:sz w:val="19"/>
      <w:szCs w:val="19"/>
      <w:lang w:eastAsia="en-US" w:bidi="ar-SA"/>
    </w:rPr>
  </w:style>
  <w:style w:type="paragraph" w:styleId="HTML0">
    <w:name w:val="HTML Preformatted"/>
    <w:basedOn w:val="a"/>
    <w:link w:val="HTMLChar0"/>
    <w:rsid w:val="009D54F2"/>
    <w:pPr>
      <w:spacing w:before="0" w:after="0"/>
    </w:pPr>
    <w:rPr>
      <w:rFonts w:ascii="Consolas" w:hAnsi="Consolas"/>
      <w:sz w:val="20"/>
      <w:szCs w:val="20"/>
    </w:rPr>
  </w:style>
  <w:style w:type="character" w:customStyle="1" w:styleId="HTMLChar0">
    <w:name w:val="HTML 预设格式 Char"/>
    <w:basedOn w:val="a0"/>
    <w:link w:val="HTML0"/>
    <w:rsid w:val="009D54F2"/>
    <w:rPr>
      <w:rFonts w:ascii="Consolas" w:hAnsi="Consolas"/>
      <w:kern w:val="18"/>
      <w:lang w:eastAsia="en-US" w:bidi="ar-SA"/>
    </w:rPr>
  </w:style>
  <w:style w:type="paragraph" w:styleId="13">
    <w:name w:val="index 1"/>
    <w:basedOn w:val="a"/>
    <w:next w:val="a"/>
    <w:autoRedefine/>
    <w:rsid w:val="009D54F2"/>
    <w:pPr>
      <w:spacing w:before="0" w:after="0"/>
      <w:ind w:left="190" w:hanging="190"/>
    </w:pPr>
  </w:style>
  <w:style w:type="paragraph" w:styleId="26">
    <w:name w:val="index 2"/>
    <w:basedOn w:val="a"/>
    <w:next w:val="a"/>
    <w:autoRedefine/>
    <w:rsid w:val="009D54F2"/>
    <w:pPr>
      <w:spacing w:before="0" w:after="0"/>
      <w:ind w:left="380" w:hanging="190"/>
    </w:pPr>
  </w:style>
  <w:style w:type="paragraph" w:styleId="35">
    <w:name w:val="index 3"/>
    <w:basedOn w:val="a"/>
    <w:next w:val="a"/>
    <w:autoRedefine/>
    <w:rsid w:val="009D54F2"/>
    <w:pPr>
      <w:spacing w:before="0" w:after="0"/>
      <w:ind w:left="570" w:hanging="190"/>
    </w:pPr>
  </w:style>
  <w:style w:type="paragraph" w:styleId="43">
    <w:name w:val="index 4"/>
    <w:basedOn w:val="a"/>
    <w:next w:val="a"/>
    <w:autoRedefine/>
    <w:rsid w:val="009D54F2"/>
    <w:pPr>
      <w:spacing w:before="0" w:after="0"/>
      <w:ind w:left="760" w:hanging="190"/>
    </w:pPr>
  </w:style>
  <w:style w:type="paragraph" w:styleId="53">
    <w:name w:val="index 5"/>
    <w:basedOn w:val="a"/>
    <w:next w:val="a"/>
    <w:autoRedefine/>
    <w:rsid w:val="009D54F2"/>
    <w:pPr>
      <w:spacing w:before="0" w:after="0"/>
      <w:ind w:left="950" w:hanging="190"/>
    </w:pPr>
  </w:style>
  <w:style w:type="paragraph" w:styleId="60">
    <w:name w:val="index 6"/>
    <w:basedOn w:val="a"/>
    <w:next w:val="a"/>
    <w:autoRedefine/>
    <w:rsid w:val="009D54F2"/>
    <w:pPr>
      <w:spacing w:before="0" w:after="0"/>
      <w:ind w:left="1140" w:hanging="190"/>
    </w:pPr>
  </w:style>
  <w:style w:type="paragraph" w:styleId="70">
    <w:name w:val="index 7"/>
    <w:basedOn w:val="a"/>
    <w:next w:val="a"/>
    <w:autoRedefine/>
    <w:rsid w:val="009D54F2"/>
    <w:pPr>
      <w:spacing w:before="0" w:after="0"/>
      <w:ind w:left="1330" w:hanging="190"/>
    </w:pPr>
  </w:style>
  <w:style w:type="paragraph" w:styleId="80">
    <w:name w:val="index 8"/>
    <w:basedOn w:val="a"/>
    <w:next w:val="a"/>
    <w:autoRedefine/>
    <w:rsid w:val="009D54F2"/>
    <w:pPr>
      <w:spacing w:before="0" w:after="0"/>
      <w:ind w:left="1520" w:hanging="190"/>
    </w:pPr>
  </w:style>
  <w:style w:type="paragraph" w:styleId="90">
    <w:name w:val="index 9"/>
    <w:basedOn w:val="a"/>
    <w:next w:val="a"/>
    <w:autoRedefine/>
    <w:rsid w:val="009D54F2"/>
    <w:pPr>
      <w:spacing w:before="0" w:after="0"/>
      <w:ind w:left="1710" w:hanging="190"/>
    </w:pPr>
  </w:style>
  <w:style w:type="paragraph" w:styleId="aff8">
    <w:name w:val="index heading"/>
    <w:basedOn w:val="a"/>
    <w:next w:val="13"/>
    <w:rsid w:val="009D54F2"/>
    <w:rPr>
      <w:rFonts w:asciiTheme="majorHAnsi" w:eastAsiaTheme="majorEastAsia" w:hAnsiTheme="majorHAnsi" w:cstheme="majorBidi"/>
      <w:b/>
      <w:bCs/>
    </w:rPr>
  </w:style>
  <w:style w:type="paragraph" w:styleId="aff9">
    <w:name w:val="Intense Quote"/>
    <w:basedOn w:val="a"/>
    <w:next w:val="a"/>
    <w:link w:val="Char7"/>
    <w:uiPriority w:val="30"/>
    <w:qFormat/>
    <w:rsid w:val="009D54F2"/>
    <w:pPr>
      <w:pBdr>
        <w:bottom w:val="single" w:sz="4" w:space="4" w:color="4F81BD" w:themeColor="accent1"/>
      </w:pBdr>
      <w:spacing w:before="200" w:after="280"/>
      <w:ind w:left="936" w:right="936"/>
    </w:pPr>
    <w:rPr>
      <w:b/>
      <w:bCs/>
      <w:i/>
      <w:iCs/>
      <w:color w:val="4F81BD" w:themeColor="accent1"/>
    </w:rPr>
  </w:style>
  <w:style w:type="character" w:customStyle="1" w:styleId="Char7">
    <w:name w:val="明显引用 Char"/>
    <w:basedOn w:val="a0"/>
    <w:link w:val="aff9"/>
    <w:uiPriority w:val="30"/>
    <w:rsid w:val="009D54F2"/>
    <w:rPr>
      <w:rFonts w:ascii="Minion Pro" w:hAnsi="Minion Pro"/>
      <w:b/>
      <w:bCs/>
      <w:i/>
      <w:iCs/>
      <w:color w:val="4F81BD" w:themeColor="accent1"/>
      <w:kern w:val="18"/>
      <w:sz w:val="19"/>
      <w:szCs w:val="19"/>
      <w:lang w:eastAsia="en-US" w:bidi="ar-SA"/>
    </w:rPr>
  </w:style>
  <w:style w:type="paragraph" w:styleId="affa">
    <w:name w:val="List"/>
    <w:basedOn w:val="a"/>
    <w:rsid w:val="009D54F2"/>
    <w:pPr>
      <w:ind w:left="360" w:hanging="360"/>
      <w:contextualSpacing/>
    </w:pPr>
  </w:style>
  <w:style w:type="paragraph" w:styleId="27">
    <w:name w:val="List 2"/>
    <w:basedOn w:val="a"/>
    <w:rsid w:val="009D54F2"/>
    <w:pPr>
      <w:ind w:left="720" w:hanging="360"/>
      <w:contextualSpacing/>
    </w:pPr>
  </w:style>
  <w:style w:type="paragraph" w:styleId="36">
    <w:name w:val="List 3"/>
    <w:basedOn w:val="a"/>
    <w:rsid w:val="009D54F2"/>
    <w:pPr>
      <w:ind w:left="1080" w:hanging="360"/>
      <w:contextualSpacing/>
    </w:pPr>
  </w:style>
  <w:style w:type="paragraph" w:styleId="44">
    <w:name w:val="List 4"/>
    <w:basedOn w:val="a"/>
    <w:rsid w:val="009D54F2"/>
    <w:pPr>
      <w:ind w:left="1440" w:hanging="360"/>
      <w:contextualSpacing/>
    </w:pPr>
  </w:style>
  <w:style w:type="paragraph" w:styleId="54">
    <w:name w:val="List 5"/>
    <w:basedOn w:val="a"/>
    <w:rsid w:val="009D54F2"/>
    <w:pPr>
      <w:ind w:left="1800" w:hanging="360"/>
      <w:contextualSpacing/>
    </w:pPr>
  </w:style>
  <w:style w:type="paragraph" w:styleId="20">
    <w:name w:val="List Bullet 2"/>
    <w:basedOn w:val="a"/>
    <w:rsid w:val="009D54F2"/>
    <w:pPr>
      <w:numPr>
        <w:numId w:val="7"/>
      </w:numPr>
      <w:contextualSpacing/>
    </w:pPr>
  </w:style>
  <w:style w:type="paragraph" w:styleId="30">
    <w:name w:val="List Bullet 3"/>
    <w:basedOn w:val="a"/>
    <w:rsid w:val="009D54F2"/>
    <w:pPr>
      <w:numPr>
        <w:numId w:val="8"/>
      </w:numPr>
      <w:contextualSpacing/>
    </w:pPr>
  </w:style>
  <w:style w:type="paragraph" w:styleId="40">
    <w:name w:val="List Bullet 4"/>
    <w:basedOn w:val="a"/>
    <w:rsid w:val="009D54F2"/>
    <w:pPr>
      <w:numPr>
        <w:numId w:val="9"/>
      </w:numPr>
      <w:contextualSpacing/>
    </w:pPr>
  </w:style>
  <w:style w:type="paragraph" w:styleId="50">
    <w:name w:val="List Bullet 5"/>
    <w:basedOn w:val="a"/>
    <w:rsid w:val="009D54F2"/>
    <w:pPr>
      <w:numPr>
        <w:numId w:val="10"/>
      </w:numPr>
      <w:contextualSpacing/>
    </w:pPr>
  </w:style>
  <w:style w:type="paragraph" w:styleId="affb">
    <w:name w:val="List Continue"/>
    <w:basedOn w:val="a"/>
    <w:rsid w:val="009D54F2"/>
    <w:pPr>
      <w:spacing w:after="120"/>
      <w:ind w:left="360"/>
      <w:contextualSpacing/>
    </w:pPr>
  </w:style>
  <w:style w:type="paragraph" w:styleId="28">
    <w:name w:val="List Continue 2"/>
    <w:basedOn w:val="a"/>
    <w:rsid w:val="009D54F2"/>
    <w:pPr>
      <w:spacing w:after="120"/>
      <w:ind w:left="720"/>
      <w:contextualSpacing/>
    </w:pPr>
  </w:style>
  <w:style w:type="paragraph" w:styleId="37">
    <w:name w:val="List Continue 3"/>
    <w:basedOn w:val="a"/>
    <w:rsid w:val="009D54F2"/>
    <w:pPr>
      <w:spacing w:after="120"/>
      <w:ind w:left="1080"/>
      <w:contextualSpacing/>
    </w:pPr>
  </w:style>
  <w:style w:type="paragraph" w:styleId="45">
    <w:name w:val="List Continue 4"/>
    <w:basedOn w:val="a"/>
    <w:rsid w:val="009D54F2"/>
    <w:pPr>
      <w:spacing w:after="120"/>
      <w:ind w:left="1440"/>
      <w:contextualSpacing/>
    </w:pPr>
  </w:style>
  <w:style w:type="paragraph" w:styleId="55">
    <w:name w:val="List Continue 5"/>
    <w:basedOn w:val="a"/>
    <w:rsid w:val="009D54F2"/>
    <w:pPr>
      <w:spacing w:after="120"/>
      <w:ind w:left="1800"/>
      <w:contextualSpacing/>
    </w:pPr>
  </w:style>
  <w:style w:type="paragraph" w:styleId="2">
    <w:name w:val="List Number 2"/>
    <w:basedOn w:val="a"/>
    <w:rsid w:val="009D54F2"/>
    <w:pPr>
      <w:numPr>
        <w:numId w:val="2"/>
      </w:numPr>
      <w:contextualSpacing/>
    </w:pPr>
  </w:style>
  <w:style w:type="paragraph" w:styleId="3">
    <w:name w:val="List Number 3"/>
    <w:basedOn w:val="a"/>
    <w:rsid w:val="009D54F2"/>
    <w:pPr>
      <w:numPr>
        <w:numId w:val="3"/>
      </w:numPr>
      <w:contextualSpacing/>
    </w:pPr>
  </w:style>
  <w:style w:type="paragraph" w:styleId="4">
    <w:name w:val="List Number 4"/>
    <w:basedOn w:val="a"/>
    <w:rsid w:val="009D54F2"/>
    <w:pPr>
      <w:numPr>
        <w:numId w:val="4"/>
      </w:numPr>
      <w:contextualSpacing/>
    </w:pPr>
  </w:style>
  <w:style w:type="paragraph" w:styleId="5">
    <w:name w:val="List Number 5"/>
    <w:basedOn w:val="a"/>
    <w:rsid w:val="009D54F2"/>
    <w:pPr>
      <w:numPr>
        <w:numId w:val="5"/>
      </w:numPr>
      <w:contextualSpacing/>
    </w:pPr>
  </w:style>
  <w:style w:type="paragraph" w:styleId="affc">
    <w:name w:val="Message Header"/>
    <w:basedOn w:val="a"/>
    <w:link w:val="Char8"/>
    <w:rsid w:val="009D54F2"/>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Char8">
    <w:name w:val="信息标题 Char"/>
    <w:basedOn w:val="a0"/>
    <w:link w:val="affc"/>
    <w:rsid w:val="009D54F2"/>
    <w:rPr>
      <w:rFonts w:asciiTheme="majorHAnsi" w:eastAsiaTheme="majorEastAsia" w:hAnsiTheme="majorHAnsi" w:cstheme="majorBidi"/>
      <w:kern w:val="18"/>
      <w:sz w:val="24"/>
      <w:szCs w:val="24"/>
      <w:shd w:val="pct20" w:color="auto" w:fill="auto"/>
      <w:lang w:eastAsia="en-US" w:bidi="ar-SA"/>
    </w:rPr>
  </w:style>
  <w:style w:type="paragraph" w:styleId="affd">
    <w:name w:val="No Spacing"/>
    <w:uiPriority w:val="1"/>
    <w:qFormat/>
    <w:rsid w:val="009D54F2"/>
    <w:rPr>
      <w:rFonts w:ascii="Minion Pro" w:hAnsi="Minion Pro"/>
      <w:kern w:val="18"/>
      <w:sz w:val="19"/>
      <w:szCs w:val="19"/>
      <w:lang w:eastAsia="en-US" w:bidi="ar-SA"/>
    </w:rPr>
  </w:style>
  <w:style w:type="paragraph" w:styleId="affe">
    <w:name w:val="Normal Indent"/>
    <w:basedOn w:val="a"/>
    <w:rsid w:val="009D54F2"/>
    <w:pPr>
      <w:ind w:left="720"/>
    </w:pPr>
  </w:style>
  <w:style w:type="paragraph" w:styleId="afff">
    <w:name w:val="Note Heading"/>
    <w:basedOn w:val="a"/>
    <w:next w:val="a"/>
    <w:link w:val="Char9"/>
    <w:rsid w:val="009D54F2"/>
    <w:pPr>
      <w:spacing w:before="0" w:after="0"/>
    </w:pPr>
  </w:style>
  <w:style w:type="character" w:customStyle="1" w:styleId="Char9">
    <w:name w:val="注释标题 Char"/>
    <w:basedOn w:val="a0"/>
    <w:link w:val="afff"/>
    <w:rsid w:val="009D54F2"/>
    <w:rPr>
      <w:rFonts w:ascii="Minion Pro" w:hAnsi="Minion Pro"/>
      <w:kern w:val="18"/>
      <w:sz w:val="19"/>
      <w:szCs w:val="19"/>
      <w:lang w:eastAsia="en-US" w:bidi="ar-SA"/>
    </w:rPr>
  </w:style>
  <w:style w:type="paragraph" w:styleId="afff0">
    <w:name w:val="Quote"/>
    <w:basedOn w:val="a"/>
    <w:next w:val="a"/>
    <w:link w:val="Chara"/>
    <w:uiPriority w:val="29"/>
    <w:qFormat/>
    <w:rsid w:val="009D54F2"/>
    <w:rPr>
      <w:i/>
      <w:iCs/>
      <w:color w:val="000000" w:themeColor="text1"/>
    </w:rPr>
  </w:style>
  <w:style w:type="character" w:customStyle="1" w:styleId="Chara">
    <w:name w:val="引用 Char"/>
    <w:basedOn w:val="a0"/>
    <w:link w:val="afff0"/>
    <w:uiPriority w:val="29"/>
    <w:rsid w:val="009D54F2"/>
    <w:rPr>
      <w:rFonts w:ascii="Minion Pro" w:hAnsi="Minion Pro"/>
      <w:i/>
      <w:iCs/>
      <w:color w:val="000000" w:themeColor="text1"/>
      <w:kern w:val="18"/>
      <w:sz w:val="19"/>
      <w:szCs w:val="19"/>
      <w:lang w:eastAsia="en-US" w:bidi="ar-SA"/>
    </w:rPr>
  </w:style>
  <w:style w:type="paragraph" w:styleId="afff1">
    <w:name w:val="Salutation"/>
    <w:basedOn w:val="a"/>
    <w:next w:val="a"/>
    <w:link w:val="Charb"/>
    <w:rsid w:val="009D54F2"/>
  </w:style>
  <w:style w:type="character" w:customStyle="1" w:styleId="Charb">
    <w:name w:val="称呼 Char"/>
    <w:basedOn w:val="a0"/>
    <w:link w:val="afff1"/>
    <w:rsid w:val="009D54F2"/>
    <w:rPr>
      <w:rFonts w:ascii="Minion Pro" w:hAnsi="Minion Pro"/>
      <w:kern w:val="18"/>
      <w:sz w:val="19"/>
      <w:szCs w:val="19"/>
      <w:lang w:eastAsia="en-US" w:bidi="ar-SA"/>
    </w:rPr>
  </w:style>
  <w:style w:type="paragraph" w:styleId="afff2">
    <w:name w:val="Signature"/>
    <w:basedOn w:val="a"/>
    <w:link w:val="Charc"/>
    <w:rsid w:val="009D54F2"/>
    <w:pPr>
      <w:spacing w:before="0" w:after="0"/>
      <w:ind w:left="4320"/>
    </w:pPr>
  </w:style>
  <w:style w:type="character" w:customStyle="1" w:styleId="Charc">
    <w:name w:val="签名 Char"/>
    <w:basedOn w:val="a0"/>
    <w:link w:val="afff2"/>
    <w:rsid w:val="009D54F2"/>
    <w:rPr>
      <w:rFonts w:ascii="Minion Pro" w:hAnsi="Minion Pro"/>
      <w:kern w:val="18"/>
      <w:sz w:val="19"/>
      <w:szCs w:val="19"/>
      <w:lang w:eastAsia="en-US" w:bidi="ar-SA"/>
    </w:rPr>
  </w:style>
  <w:style w:type="paragraph" w:styleId="afff3">
    <w:name w:val="toa heading"/>
    <w:basedOn w:val="a"/>
    <w:next w:val="a"/>
    <w:rsid w:val="009D54F2"/>
    <w:pPr>
      <w:spacing w:before="120"/>
    </w:pPr>
    <w:rPr>
      <w:rFonts w:asciiTheme="majorHAnsi" w:eastAsiaTheme="majorEastAsia" w:hAnsiTheme="majorHAnsi" w:cstheme="majorBidi"/>
      <w:b/>
      <w:bCs/>
      <w:sz w:val="24"/>
      <w:szCs w:val="24"/>
    </w:rPr>
  </w:style>
  <w:style w:type="paragraph" w:styleId="61">
    <w:name w:val="toc 6"/>
    <w:basedOn w:val="a"/>
    <w:next w:val="a"/>
    <w:autoRedefine/>
    <w:rsid w:val="009D54F2"/>
    <w:pPr>
      <w:spacing w:after="100"/>
      <w:ind w:left="950"/>
    </w:pPr>
  </w:style>
  <w:style w:type="paragraph" w:styleId="71">
    <w:name w:val="toc 7"/>
    <w:basedOn w:val="a"/>
    <w:next w:val="a"/>
    <w:autoRedefine/>
    <w:rsid w:val="009D54F2"/>
    <w:pPr>
      <w:spacing w:after="100"/>
      <w:ind w:left="1140"/>
    </w:pPr>
  </w:style>
  <w:style w:type="paragraph" w:styleId="81">
    <w:name w:val="toc 8"/>
    <w:basedOn w:val="a"/>
    <w:next w:val="a"/>
    <w:autoRedefine/>
    <w:rsid w:val="009D54F2"/>
    <w:pPr>
      <w:spacing w:after="100"/>
      <w:ind w:left="1330"/>
    </w:pPr>
  </w:style>
  <w:style w:type="paragraph" w:styleId="91">
    <w:name w:val="toc 9"/>
    <w:basedOn w:val="a"/>
    <w:next w:val="a"/>
    <w:autoRedefine/>
    <w:rsid w:val="009D54F2"/>
    <w:pPr>
      <w:spacing w:after="100"/>
      <w:ind w:left="1520"/>
    </w:pPr>
  </w:style>
  <w:style w:type="paragraph" w:styleId="TOC">
    <w:name w:val="TOC Heading"/>
    <w:basedOn w:val="1"/>
    <w:next w:val="a"/>
    <w:uiPriority w:val="39"/>
    <w:semiHidden/>
    <w:unhideWhenUsed/>
    <w:qFormat/>
    <w:rsid w:val="009D54F2"/>
    <w:pPr>
      <w:keepNext/>
      <w:keepLines/>
      <w:pageBreakBefore w:val="0"/>
      <w:widowControl/>
      <w:spacing w:before="480"/>
      <w:outlineLvl w:val="9"/>
    </w:pPr>
    <w:rPr>
      <w:rFonts w:asciiTheme="majorHAnsi" w:eastAsiaTheme="majorEastAsia" w:hAnsiTheme="majorHAnsi" w:cstheme="majorBidi"/>
      <w:bCs/>
      <w:caps w:val="0"/>
      <w:color w:val="365F91" w:themeColor="accent1" w:themeShade="BF"/>
      <w:kern w:val="18"/>
      <w:sz w:val="28"/>
      <w:szCs w:val="28"/>
    </w:rPr>
  </w:style>
</w:styles>
</file>

<file path=word/webSettings.xml><?xml version="1.0" encoding="utf-8"?>
<w:webSettings xmlns:r="http://schemas.openxmlformats.org/officeDocument/2006/relationships" xmlns:w="http://schemas.openxmlformats.org/wordprocessingml/2006/main">
  <w:divs>
    <w:div w:id="22095164">
      <w:bodyDiv w:val="1"/>
      <w:marLeft w:val="0"/>
      <w:marRight w:val="0"/>
      <w:marTop w:val="0"/>
      <w:marBottom w:val="0"/>
      <w:divBdr>
        <w:top w:val="none" w:sz="0" w:space="0" w:color="auto"/>
        <w:left w:val="none" w:sz="0" w:space="0" w:color="auto"/>
        <w:bottom w:val="none" w:sz="0" w:space="0" w:color="auto"/>
        <w:right w:val="none" w:sz="0" w:space="0" w:color="auto"/>
      </w:divBdr>
    </w:div>
    <w:div w:id="46954459">
      <w:bodyDiv w:val="1"/>
      <w:marLeft w:val="0"/>
      <w:marRight w:val="0"/>
      <w:marTop w:val="0"/>
      <w:marBottom w:val="0"/>
      <w:divBdr>
        <w:top w:val="none" w:sz="0" w:space="0" w:color="auto"/>
        <w:left w:val="none" w:sz="0" w:space="0" w:color="auto"/>
        <w:bottom w:val="none" w:sz="0" w:space="0" w:color="auto"/>
        <w:right w:val="none" w:sz="0" w:space="0" w:color="auto"/>
      </w:divBdr>
    </w:div>
    <w:div w:id="1671830091">
      <w:bodyDiv w:val="1"/>
      <w:marLeft w:val="0"/>
      <w:marRight w:val="0"/>
      <w:marTop w:val="0"/>
      <w:marBottom w:val="0"/>
      <w:divBdr>
        <w:top w:val="none" w:sz="0" w:space="0" w:color="auto"/>
        <w:left w:val="none" w:sz="0" w:space="0" w:color="auto"/>
        <w:bottom w:val="none" w:sz="0" w:space="0" w:color="auto"/>
        <w:right w:val="none" w:sz="0" w:space="0" w:color="auto"/>
      </w:divBdr>
    </w:div>
    <w:div w:id="1966159710">
      <w:bodyDiv w:val="1"/>
      <w:marLeft w:val="0"/>
      <w:marRight w:val="0"/>
      <w:marTop w:val="0"/>
      <w:marBottom w:val="0"/>
      <w:divBdr>
        <w:top w:val="none" w:sz="0" w:space="0" w:color="auto"/>
        <w:left w:val="none" w:sz="0" w:space="0" w:color="auto"/>
        <w:bottom w:val="none" w:sz="0" w:space="0" w:color="auto"/>
        <w:right w:val="none" w:sz="0" w:space="0" w:color="auto"/>
      </w:divBdr>
    </w:div>
    <w:div w:id="1969509024">
      <w:bodyDiv w:val="1"/>
      <w:marLeft w:val="0"/>
      <w:marRight w:val="0"/>
      <w:marTop w:val="0"/>
      <w:marBottom w:val="0"/>
      <w:divBdr>
        <w:top w:val="none" w:sz="0" w:space="0" w:color="auto"/>
        <w:left w:val="none" w:sz="0" w:space="0" w:color="auto"/>
        <w:bottom w:val="none" w:sz="0" w:space="0" w:color="auto"/>
        <w:right w:val="none" w:sz="0" w:space="0" w:color="auto"/>
      </w:divBdr>
    </w:div>
    <w:div w:id="199251927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alog.com/ADSP-CM407F?doc=AN-1265.pdf" TargetMode="External"/><Relationship Id="rId18" Type="http://schemas.openxmlformats.org/officeDocument/2006/relationships/hyperlink" Target="http://www.analog.com/ADSP-CM403F?doc=AN-1265.pdf" TargetMode="External"/><Relationship Id="rId26" Type="http://schemas.openxmlformats.org/officeDocument/2006/relationships/footer" Target="footer3.xml"/><Relationship Id="rId39" Type="http://schemas.openxmlformats.org/officeDocument/2006/relationships/image" Target="media/image12.emf"/><Relationship Id="rId21" Type="http://schemas.openxmlformats.org/officeDocument/2006/relationships/header" Target="header1.xml"/><Relationship Id="rId34" Type="http://schemas.openxmlformats.org/officeDocument/2006/relationships/oleObject" Target="embeddings/oleObject1.bin"/><Relationship Id="rId42" Type="http://schemas.openxmlformats.org/officeDocument/2006/relationships/image" Target="media/image15.jpeg"/><Relationship Id="rId47" Type="http://schemas.openxmlformats.org/officeDocument/2006/relationships/image" Target="media/image20.wmf"/><Relationship Id="rId50" Type="http://schemas.openxmlformats.org/officeDocument/2006/relationships/image" Target="media/image22.jpe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image" Target="media/image34.emf"/><Relationship Id="rId76" Type="http://schemas.openxmlformats.org/officeDocument/2006/relationships/image" Target="media/image41.jpeg"/><Relationship Id="rId7" Type="http://schemas.openxmlformats.org/officeDocument/2006/relationships/settings" Target="settings.xml"/><Relationship Id="rId71"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hyperlink" Target="http://www.analog.com/adsp-cm40x-enablement-software?doc=AN-1265.pdf" TargetMode="External"/><Relationship Id="rId29" Type="http://schemas.openxmlformats.org/officeDocument/2006/relationships/image" Target="media/image4.emf"/><Relationship Id="rId11" Type="http://schemas.openxmlformats.org/officeDocument/2006/relationships/hyperlink" Target="http://www.analog.com/ADSP-CM402F?doc=AN-1265.pdf" TargetMode="External"/><Relationship Id="rId24" Type="http://schemas.openxmlformats.org/officeDocument/2006/relationships/footer" Target="footer2.xml"/><Relationship Id="rId32" Type="http://schemas.openxmlformats.org/officeDocument/2006/relationships/image" Target="media/image7.jpeg"/><Relationship Id="rId37" Type="http://schemas.openxmlformats.org/officeDocument/2006/relationships/image" Target="media/image10.emf"/><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5.wmf"/><Relationship Id="rId58" Type="http://schemas.openxmlformats.org/officeDocument/2006/relationships/oleObject" Target="embeddings/oleObject6.bin"/><Relationship Id="rId66" Type="http://schemas.openxmlformats.org/officeDocument/2006/relationships/image" Target="media/image32.emf"/><Relationship Id="rId74" Type="http://schemas.openxmlformats.org/officeDocument/2006/relationships/image" Target="media/image39.emf"/><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9.wmf"/><Relationship Id="rId10" Type="http://schemas.openxmlformats.org/officeDocument/2006/relationships/endnotes" Target="endnotes.xml"/><Relationship Id="rId19" Type="http://schemas.openxmlformats.org/officeDocument/2006/relationships/hyperlink" Target="http://www.analog.com/ADSP-CM407F?doc=AN-1265.pdf" TargetMode="External"/><Relationship Id="rId31" Type="http://schemas.openxmlformats.org/officeDocument/2006/relationships/image" Target="media/image6.emf"/><Relationship Id="rId44" Type="http://schemas.openxmlformats.org/officeDocument/2006/relationships/image" Target="media/image17.jpeg"/><Relationship Id="rId52" Type="http://schemas.openxmlformats.org/officeDocument/2006/relationships/image" Target="media/image24.jpeg"/><Relationship Id="rId60" Type="http://schemas.openxmlformats.org/officeDocument/2006/relationships/oleObject" Target="embeddings/oleObject7.bin"/><Relationship Id="rId65" Type="http://schemas.openxmlformats.org/officeDocument/2006/relationships/image" Target="media/image31.emf"/><Relationship Id="rId73" Type="http://schemas.openxmlformats.org/officeDocument/2006/relationships/image" Target="media/image38.emf"/><Relationship Id="rId78" Type="http://schemas.openxmlformats.org/officeDocument/2006/relationships/image" Target="media/image43.emf"/><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analog.com/ADSP-CM408F?doc=AN-1265.pdf" TargetMode="External"/><Relationship Id="rId22" Type="http://schemas.openxmlformats.org/officeDocument/2006/relationships/header" Target="header2.xm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9.wmf"/><Relationship Id="rId43" Type="http://schemas.openxmlformats.org/officeDocument/2006/relationships/image" Target="media/image16.jpeg"/><Relationship Id="rId48" Type="http://schemas.openxmlformats.org/officeDocument/2006/relationships/oleObject" Target="embeddings/oleObject3.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image" Target="media/image35.emf"/><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image" Target="media/image23.emf"/><Relationship Id="rId72" Type="http://schemas.openxmlformats.org/officeDocument/2006/relationships/hyperlink" Target="http://www.analog.com/adsp-cm40x-enablement-software?doc=AN-1265.pdf"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ww.analog.com/ADSP-CM403F?doc=AN-1265.pdf" TargetMode="External"/><Relationship Id="rId17" Type="http://schemas.openxmlformats.org/officeDocument/2006/relationships/hyperlink" Target="http://www.analog.com/ADSP-CM402F?doc=AN-1265.pdf" TargetMode="External"/><Relationship Id="rId25" Type="http://schemas.openxmlformats.org/officeDocument/2006/relationships/header" Target="header3.xml"/><Relationship Id="rId33" Type="http://schemas.openxmlformats.org/officeDocument/2006/relationships/image" Target="media/image8.wmf"/><Relationship Id="rId38" Type="http://schemas.openxmlformats.org/officeDocument/2006/relationships/image" Target="media/image11.emf"/><Relationship Id="rId46" Type="http://schemas.openxmlformats.org/officeDocument/2006/relationships/image" Target="media/image19.jpeg"/><Relationship Id="rId59" Type="http://schemas.openxmlformats.org/officeDocument/2006/relationships/image" Target="media/image28.wmf"/><Relationship Id="rId67" Type="http://schemas.openxmlformats.org/officeDocument/2006/relationships/image" Target="media/image33.emf"/><Relationship Id="rId20" Type="http://schemas.openxmlformats.org/officeDocument/2006/relationships/hyperlink" Target="http://www.analog.com/ADSP-CM408F?doc=AN-1265.pdf" TargetMode="External"/><Relationship Id="rId41" Type="http://schemas.openxmlformats.org/officeDocument/2006/relationships/image" Target="media/image14.jpe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image" Target="media/image36.emf"/><Relationship Id="rId75"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analog.com/adsp-cm40x_hrm?doc=AN-1265.pdf" TargetMode="External"/><Relationship Id="rId23" Type="http://schemas.openxmlformats.org/officeDocument/2006/relationships/footer" Target="footer1.xml"/><Relationship Id="rId28" Type="http://schemas.openxmlformats.org/officeDocument/2006/relationships/image" Target="media/image3.jpeg"/><Relationship Id="rId36" Type="http://schemas.openxmlformats.org/officeDocument/2006/relationships/oleObject" Target="embeddings/oleObject2.bin"/><Relationship Id="rId49" Type="http://schemas.openxmlformats.org/officeDocument/2006/relationships/image" Target="media/image21.emf"/><Relationship Id="rId57" Type="http://schemas.openxmlformats.org/officeDocument/2006/relationships/image" Target="media/image27.wmf"/></Relationships>
</file>

<file path=word/_rels/header3.xml.rels><?xml version="1.0" encoding="UTF-8" standalone="yes"?>
<Relationships xmlns="http://schemas.openxmlformats.org/package/2006/relationships"><Relationship Id="rId3" Type="http://schemas.openxmlformats.org/officeDocument/2006/relationships/hyperlink" Target="http://www.analog.com/ADSP-CM403F?doc=AN-1265.pdf" TargetMode="External"/><Relationship Id="rId2" Type="http://schemas.openxmlformats.org/officeDocument/2006/relationships/hyperlink" Target="http://www.analog.com/ADSP-CM402F?doc=AN-1265.pdf" TargetMode="External"/><Relationship Id="rId1" Type="http://schemas.openxmlformats.org/officeDocument/2006/relationships/image" Target="media/image1.emf"/><Relationship Id="rId5" Type="http://schemas.openxmlformats.org/officeDocument/2006/relationships/hyperlink" Target="http://www.analog.com/ADSP-CM408F?doc=AN-1265.pdf" TargetMode="External"/><Relationship Id="rId4" Type="http://schemas.openxmlformats.org/officeDocument/2006/relationships/hyperlink" Target="http://www.analog.com/ADSP-CM407F?doc=AN-1265.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Sulli2\AppData\Roaming\Microsoft\Templates\Application%20Note%20Template%20v3.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8A39F2DB23044F933EFC2C53BCA9B0" ma:contentTypeVersion="0" ma:contentTypeDescription="Create a new document." ma:contentTypeScope="" ma:versionID="2b5e42ce1e2ef2587fb058724986f0b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D30041B-C2F6-4087-B90C-C92FD4061909}">
  <ds:schemaRefs>
    <ds:schemaRef ds:uri="http://schemas.microsoft.com/office/2006/metadata/properties"/>
  </ds:schemaRefs>
</ds:datastoreItem>
</file>

<file path=customXml/itemProps2.xml><?xml version="1.0" encoding="utf-8"?>
<ds:datastoreItem xmlns:ds="http://schemas.openxmlformats.org/officeDocument/2006/customXml" ds:itemID="{7246AB6B-FCAC-4CF4-B468-0C9BCA9309EC}">
  <ds:schemaRefs>
    <ds:schemaRef ds:uri="http://schemas.openxmlformats.org/officeDocument/2006/bibliography"/>
  </ds:schemaRefs>
</ds:datastoreItem>
</file>

<file path=customXml/itemProps3.xml><?xml version="1.0" encoding="utf-8"?>
<ds:datastoreItem xmlns:ds="http://schemas.openxmlformats.org/officeDocument/2006/customXml" ds:itemID="{C581D9C5-919B-4353-903D-F2BCB6890C9B}">
  <ds:schemaRefs>
    <ds:schemaRef ds:uri="http://schemas.microsoft.com/sharepoint/v3/contenttype/forms"/>
  </ds:schemaRefs>
</ds:datastoreItem>
</file>

<file path=customXml/itemProps4.xml><?xml version="1.0" encoding="utf-8"?>
<ds:datastoreItem xmlns:ds="http://schemas.openxmlformats.org/officeDocument/2006/customXml" ds:itemID="{662A7E75-EA9D-4ED0-823B-9EBE5C8C6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Application Note Template v3.5.dot</Template>
  <TotalTime>0</TotalTime>
  <Pages>20</Pages>
  <Words>11303</Words>
  <Characters>64428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AN-1265 (Rev. 0)</vt:lpstr>
    </vt:vector>
  </TitlesOfParts>
  <LinksUpToDate>false</LinksUpToDate>
  <CharactersWithSpaces>75580</CharactersWithSpaces>
  <SharedDoc>false</SharedDoc>
  <HLinks>
    <vt:vector size="66" baseType="variant">
      <vt:variant>
        <vt:i4>1048625</vt:i4>
      </vt:variant>
      <vt:variant>
        <vt:i4>62</vt:i4>
      </vt:variant>
      <vt:variant>
        <vt:i4>0</vt:i4>
      </vt:variant>
      <vt:variant>
        <vt:i4>5</vt:i4>
      </vt:variant>
      <vt:variant>
        <vt:lpwstr/>
      </vt:variant>
      <vt:variant>
        <vt:lpwstr>_Toc242260719</vt:lpwstr>
      </vt:variant>
      <vt:variant>
        <vt:i4>1048625</vt:i4>
      </vt:variant>
      <vt:variant>
        <vt:i4>56</vt:i4>
      </vt:variant>
      <vt:variant>
        <vt:i4>0</vt:i4>
      </vt:variant>
      <vt:variant>
        <vt:i4>5</vt:i4>
      </vt:variant>
      <vt:variant>
        <vt:lpwstr/>
      </vt:variant>
      <vt:variant>
        <vt:lpwstr>_Toc242260718</vt:lpwstr>
      </vt:variant>
      <vt:variant>
        <vt:i4>1048625</vt:i4>
      </vt:variant>
      <vt:variant>
        <vt:i4>50</vt:i4>
      </vt:variant>
      <vt:variant>
        <vt:i4>0</vt:i4>
      </vt:variant>
      <vt:variant>
        <vt:i4>5</vt:i4>
      </vt:variant>
      <vt:variant>
        <vt:lpwstr/>
      </vt:variant>
      <vt:variant>
        <vt:lpwstr>_Toc242260717</vt:lpwstr>
      </vt:variant>
      <vt:variant>
        <vt:i4>1048625</vt:i4>
      </vt:variant>
      <vt:variant>
        <vt:i4>44</vt:i4>
      </vt:variant>
      <vt:variant>
        <vt:i4>0</vt:i4>
      </vt:variant>
      <vt:variant>
        <vt:i4>5</vt:i4>
      </vt:variant>
      <vt:variant>
        <vt:lpwstr/>
      </vt:variant>
      <vt:variant>
        <vt:lpwstr>_Toc242260716</vt:lpwstr>
      </vt:variant>
      <vt:variant>
        <vt:i4>1048625</vt:i4>
      </vt:variant>
      <vt:variant>
        <vt:i4>38</vt:i4>
      </vt:variant>
      <vt:variant>
        <vt:i4>0</vt:i4>
      </vt:variant>
      <vt:variant>
        <vt:i4>5</vt:i4>
      </vt:variant>
      <vt:variant>
        <vt:lpwstr/>
      </vt:variant>
      <vt:variant>
        <vt:lpwstr>_Toc242260715</vt:lpwstr>
      </vt:variant>
      <vt:variant>
        <vt:i4>1048625</vt:i4>
      </vt:variant>
      <vt:variant>
        <vt:i4>32</vt:i4>
      </vt:variant>
      <vt:variant>
        <vt:i4>0</vt:i4>
      </vt:variant>
      <vt:variant>
        <vt:i4>5</vt:i4>
      </vt:variant>
      <vt:variant>
        <vt:lpwstr/>
      </vt:variant>
      <vt:variant>
        <vt:lpwstr>_Toc242260714</vt:lpwstr>
      </vt:variant>
      <vt:variant>
        <vt:i4>1048625</vt:i4>
      </vt:variant>
      <vt:variant>
        <vt:i4>26</vt:i4>
      </vt:variant>
      <vt:variant>
        <vt:i4>0</vt:i4>
      </vt:variant>
      <vt:variant>
        <vt:i4>5</vt:i4>
      </vt:variant>
      <vt:variant>
        <vt:lpwstr/>
      </vt:variant>
      <vt:variant>
        <vt:lpwstr>_Toc242260713</vt:lpwstr>
      </vt:variant>
      <vt:variant>
        <vt:i4>1048625</vt:i4>
      </vt:variant>
      <vt:variant>
        <vt:i4>20</vt:i4>
      </vt:variant>
      <vt:variant>
        <vt:i4>0</vt:i4>
      </vt:variant>
      <vt:variant>
        <vt:i4>5</vt:i4>
      </vt:variant>
      <vt:variant>
        <vt:lpwstr/>
      </vt:variant>
      <vt:variant>
        <vt:lpwstr>_Toc242260712</vt:lpwstr>
      </vt:variant>
      <vt:variant>
        <vt:i4>1048625</vt:i4>
      </vt:variant>
      <vt:variant>
        <vt:i4>14</vt:i4>
      </vt:variant>
      <vt:variant>
        <vt:i4>0</vt:i4>
      </vt:variant>
      <vt:variant>
        <vt:i4>5</vt:i4>
      </vt:variant>
      <vt:variant>
        <vt:lpwstr/>
      </vt:variant>
      <vt:variant>
        <vt:lpwstr>_Toc242260711</vt:lpwstr>
      </vt:variant>
      <vt:variant>
        <vt:i4>1048625</vt:i4>
      </vt:variant>
      <vt:variant>
        <vt:i4>8</vt:i4>
      </vt:variant>
      <vt:variant>
        <vt:i4>0</vt:i4>
      </vt:variant>
      <vt:variant>
        <vt:i4>5</vt:i4>
      </vt:variant>
      <vt:variant>
        <vt:lpwstr/>
      </vt:variant>
      <vt:variant>
        <vt:lpwstr>_Toc242260710</vt:lpwstr>
      </vt:variant>
      <vt:variant>
        <vt:i4>1114161</vt:i4>
      </vt:variant>
      <vt:variant>
        <vt:i4>2</vt:i4>
      </vt:variant>
      <vt:variant>
        <vt:i4>0</vt:i4>
      </vt:variant>
      <vt:variant>
        <vt:i4>5</vt:i4>
      </vt:variant>
      <vt:variant>
        <vt:lpwstr/>
      </vt:variant>
      <vt:variant>
        <vt:lpwstr>_Toc242260709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AN-1265 (Rev. 0)</dc:title>
  <dc:subject>Isolated Motor Control Feedback Using the ADSP-CM402F/ADSP-CM403F/ADSP-CM407F/ADSP-CM408F SINC Filters and the AD7401A</dc:subject>
  <dc:creator/>
  <cp:lastModifiedBy/>
  <cp:revision>1</cp:revision>
  <cp:lastPrinted>2006-06-02T15:15:00Z</cp:lastPrinted>
  <dcterms:created xsi:type="dcterms:W3CDTF">2014-06-23T14:14:00Z</dcterms:created>
  <dcterms:modified xsi:type="dcterms:W3CDTF">2016-10-10T09:57:00Z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I Rev">
    <vt:lpwstr>A</vt:lpwstr>
  </property>
  <property fmtid="{D5CDD505-2E9C-101B-9397-08002B2CF9AE}" pid="3" name="ADI Title">
    <vt:lpwstr>AN-1265</vt:lpwstr>
  </property>
  <property fmtid="{D5CDD505-2E9C-101B-9397-08002B2CF9AE}" pid="4" name="ADI Prelim">
    <vt:lpwstr>Application Note</vt:lpwstr>
  </property>
  <property fmtid="{D5CDD505-2E9C-101B-9397-08002B2CF9AE}" pid="5" name="ADI Pubcode">
    <vt:lpwstr>AN11801-0-11/13(A)</vt:lpwstr>
  </property>
  <property fmtid="{D5CDD505-2E9C-101B-9397-08002B2CF9AE}" pid="6" name="ADI Pub Year">
    <vt:lpwstr>2013</vt:lpwstr>
  </property>
  <property fmtid="{D5CDD505-2E9C-101B-9397-08002B2CF9AE}" pid="7" name="ADI Template">
    <vt:lpwstr>3.5</vt:lpwstr>
  </property>
  <property fmtid="{D5CDD505-2E9C-101B-9397-08002B2CF9AE}" pid="8" name="ContentTypeId">
    <vt:lpwstr>0x010100378A39F2DB23044F933EFC2C53BCA9B0</vt:lpwstr>
  </property>
</Properties>
</file>